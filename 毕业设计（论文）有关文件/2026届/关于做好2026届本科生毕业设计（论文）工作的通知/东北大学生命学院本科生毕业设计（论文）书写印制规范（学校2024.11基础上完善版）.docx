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C9F29">
      <w:pPr>
        <w:widowControl/>
        <w:jc w:val="left"/>
        <w:rPr>
          <w:rFonts w:hint="eastAsia" w:asciiTheme="minorEastAsia" w:hAnsiTheme="minorEastAsia" w:eastAsiaTheme="minorEastAsia"/>
          <w:b/>
          <w:sz w:val="28"/>
          <w:szCs w:val="28"/>
        </w:rPr>
      </w:pPr>
    </w:p>
    <w:sdt>
      <w:sdtPr>
        <w:rPr>
          <w:lang w:val="zh-CN"/>
        </w:rPr>
        <w:id w:val="-1106883090"/>
        <w:docPartObj>
          <w:docPartGallery w:val="Table of Contents"/>
          <w:docPartUnique/>
        </w:docPartObj>
      </w:sdtPr>
      <w:sdtEndPr>
        <w:rPr>
          <w:rFonts w:ascii="Times New Roman" w:hAnsi="Times New Roman" w:eastAsia="宋体" w:cs="Times New Roman"/>
          <w:b/>
          <w:bCs w:val="0"/>
          <w:color w:val="auto"/>
          <w:kern w:val="2"/>
          <w:sz w:val="28"/>
          <w:szCs w:val="28"/>
          <w:lang w:val="zh-CN"/>
        </w:rPr>
      </w:sdtEndPr>
      <w:sdtContent>
        <w:p w14:paraId="4C92930E">
          <w:pPr>
            <w:pStyle w:val="38"/>
            <w:jc w:val="center"/>
          </w:pPr>
          <w:r>
            <w:rPr>
              <w:lang w:val="zh-CN"/>
            </w:rPr>
            <w:t>目录</w:t>
          </w:r>
        </w:p>
        <w:p w14:paraId="47344A1C">
          <w:pPr>
            <w:spacing w:line="460" w:lineRule="exact"/>
            <w:jc w:val="left"/>
            <w:rPr>
              <w:rFonts w:hint="default" w:eastAsia="宋体" w:asciiTheme="minorEastAsia" w:hAnsiTheme="minorEastAsia"/>
              <w:b w:val="0"/>
              <w:bCs/>
              <w:sz w:val="28"/>
              <w:szCs w:val="28"/>
              <w:lang w:val="en-US" w:eastAsia="zh-CN"/>
            </w:rPr>
          </w:pPr>
          <w:r>
            <w:rPr>
              <w:rFonts w:hint="eastAsia" w:eastAsia="宋体" w:asciiTheme="minorEastAsia" w:hAnsiTheme="minorEastAsia"/>
              <w:b w:val="0"/>
              <w:bCs/>
              <w:sz w:val="28"/>
              <w:szCs w:val="28"/>
            </w:rPr>
            <w:t>东北大学本科生毕业设计（论文）书写印制规范</w:t>
          </w:r>
          <w:r>
            <w:rPr>
              <w:rFonts w:hint="eastAsia" w:asciiTheme="minorEastAsia" w:hAnsiTheme="minorEastAsia"/>
              <w:b w:val="0"/>
              <w:bCs/>
              <w:sz w:val="28"/>
              <w:szCs w:val="28"/>
              <w:lang w:val="en-US" w:eastAsia="zh-CN"/>
            </w:rPr>
            <w:t>...................</w:t>
          </w:r>
          <w:r>
            <w:rPr>
              <w:rFonts w:hint="default" w:ascii="Times New Roman" w:hAnsi="Times New Roman" w:eastAsia="宋体" w:cs="Times New Roman"/>
              <w:b w:val="0"/>
              <w:bCs/>
              <w:sz w:val="28"/>
              <w:szCs w:val="28"/>
              <w:lang w:val="en-US" w:eastAsia="zh-CN"/>
            </w:rPr>
            <w:t>2</w:t>
          </w:r>
        </w:p>
        <w:p w14:paraId="2C56E4AA">
          <w:pPr>
            <w:pStyle w:val="12"/>
            <w:tabs>
              <w:tab w:val="right" w:leader="dot" w:pos="8777"/>
            </w:tabs>
            <w:rPr>
              <w:rFonts w:eastAsia="宋体" w:asciiTheme="minorHAnsi" w:hAnsiTheme="minorHAnsi" w:cstheme="minorBidi"/>
              <w:b w:val="0"/>
              <w:bCs/>
              <w:sz w:val="28"/>
              <w:szCs w:val="28"/>
              <w14:ligatures w14:val="standardContextual"/>
            </w:rPr>
          </w:pPr>
          <w:r>
            <w:rPr>
              <w:rFonts w:hint="eastAsia" w:eastAsia="宋体"/>
              <w:b w:val="0"/>
              <w:bCs/>
              <w:sz w:val="28"/>
              <w:szCs w:val="28"/>
            </w:rPr>
            <w:t>生命学院毕业论文书写示例（学校基础上完</w:t>
          </w:r>
          <w:r>
            <w:rPr>
              <w:rFonts w:hint="eastAsia" w:eastAsia="宋体"/>
              <w:b w:val="0"/>
              <w:bCs/>
              <w:sz w:val="28"/>
              <w:szCs w:val="28"/>
              <w:lang w:val="en-US" w:eastAsia="zh-CN"/>
            </w:rPr>
            <w:t>善</w:t>
          </w:r>
          <w:r>
            <w:rPr>
              <w:rFonts w:hint="eastAsia" w:eastAsia="宋体"/>
              <w:b w:val="0"/>
              <w:bCs/>
              <w:sz w:val="28"/>
              <w:szCs w:val="28"/>
            </w:rPr>
            <w:t>版）</w:t>
          </w:r>
          <w:r>
            <w:rPr>
              <w:rFonts w:hint="eastAsia" w:asciiTheme="minorEastAsia" w:hAnsiTheme="minorEastAsia"/>
              <w:b w:val="0"/>
              <w:bCs/>
              <w:sz w:val="28"/>
              <w:szCs w:val="28"/>
              <w:lang w:val="en-US" w:eastAsia="zh-CN"/>
            </w:rPr>
            <w:t>................</w:t>
          </w:r>
          <w:r>
            <w:rPr>
              <w:rFonts w:hint="default" w:ascii="Times New Roman" w:hAnsi="Times New Roman" w:cs="Times New Roman"/>
              <w:b w:val="0"/>
              <w:bCs/>
              <w:sz w:val="28"/>
              <w:szCs w:val="28"/>
              <w:lang w:val="en-US" w:eastAsia="zh-CN"/>
            </w:rPr>
            <w:t>14</w:t>
          </w:r>
          <w:r>
            <w:rPr>
              <w:rFonts w:eastAsia="宋体"/>
              <w:b w:val="0"/>
              <w:bCs/>
              <w:sz w:val="28"/>
              <w:szCs w:val="28"/>
            </w:rPr>
            <w:fldChar w:fldCharType="begin"/>
          </w:r>
          <w:r>
            <w:rPr>
              <w:rFonts w:eastAsia="宋体"/>
              <w:b w:val="0"/>
              <w:bCs/>
              <w:sz w:val="28"/>
              <w:szCs w:val="28"/>
            </w:rPr>
            <w:instrText xml:space="preserve"> TOC \o "1-3" \h \z \u </w:instrText>
          </w:r>
          <w:r>
            <w:rPr>
              <w:rFonts w:eastAsia="宋体"/>
              <w:b w:val="0"/>
              <w:bCs/>
              <w:sz w:val="28"/>
              <w:szCs w:val="28"/>
            </w:rPr>
            <w:fldChar w:fldCharType="separate"/>
          </w:r>
        </w:p>
        <w:p w14:paraId="2E204B8A">
          <w:pPr>
            <w:rPr>
              <w:rFonts w:eastAsia="宋体"/>
              <w:b/>
              <w:bCs w:val="0"/>
              <w:sz w:val="28"/>
              <w:szCs w:val="28"/>
            </w:rPr>
          </w:pPr>
          <w:r>
            <w:rPr>
              <w:rFonts w:eastAsia="宋体"/>
              <w:b w:val="0"/>
              <w:bCs/>
              <w:sz w:val="28"/>
              <w:szCs w:val="28"/>
              <w:lang w:val="zh-CN"/>
            </w:rPr>
            <w:fldChar w:fldCharType="end"/>
          </w:r>
        </w:p>
      </w:sdtContent>
    </w:sdt>
    <w:p w14:paraId="4BCB014C">
      <w:pPr>
        <w:widowControl/>
        <w:jc w:val="left"/>
        <w:rPr>
          <w:rFonts w:hint="eastAsia" w:asciiTheme="minorEastAsia" w:hAnsiTheme="minorEastAsia" w:eastAsiaTheme="minorEastAsia"/>
          <w:b/>
          <w:sz w:val="28"/>
          <w:szCs w:val="28"/>
        </w:rPr>
      </w:pPr>
      <w:r>
        <w:rPr>
          <w:rFonts w:asciiTheme="minorEastAsia" w:hAnsiTheme="minorEastAsia" w:eastAsiaTheme="minorEastAsia"/>
          <w:b/>
          <w:sz w:val="28"/>
          <w:szCs w:val="28"/>
        </w:rPr>
        <w:br w:type="page"/>
      </w:r>
    </w:p>
    <w:p w14:paraId="6E905124">
      <w:pPr>
        <w:spacing w:line="460" w:lineRule="exact"/>
        <w:jc w:val="center"/>
        <w:rPr>
          <w:rFonts w:asciiTheme="minorEastAsia" w:hAnsiTheme="minorEastAsia" w:eastAsiaTheme="minorEastAsia"/>
          <w:b/>
          <w:sz w:val="28"/>
          <w:szCs w:val="28"/>
        </w:rPr>
      </w:pPr>
      <w:r>
        <w:rPr>
          <w:rFonts w:hint="eastAsia" w:asciiTheme="minorEastAsia" w:hAnsiTheme="minorEastAsia" w:eastAsiaTheme="minorEastAsia"/>
          <w:b/>
          <w:sz w:val="28"/>
          <w:szCs w:val="28"/>
        </w:rPr>
        <w:t>东北大学本科生毕业设计（论文）书写印制规范</w:t>
      </w:r>
    </w:p>
    <w:p w14:paraId="3B95C6E3">
      <w:pPr>
        <w:spacing w:line="460" w:lineRule="exact"/>
        <w:jc w:val="center"/>
        <w:rPr>
          <w:rFonts w:asciiTheme="minorEastAsia" w:hAnsiTheme="minorEastAsia" w:eastAsiaTheme="minorEastAsia"/>
          <w:b/>
          <w:sz w:val="24"/>
        </w:rPr>
      </w:pPr>
    </w:p>
    <w:p w14:paraId="05EA9D9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毕业</w:t>
      </w:r>
      <w:r>
        <w:rPr>
          <w:rFonts w:hint="eastAsia" w:asciiTheme="minorEastAsia" w:hAnsiTheme="minorEastAsia" w:eastAsiaTheme="minorEastAsia"/>
          <w:sz w:val="24"/>
        </w:rPr>
        <w:t>设计</w:t>
      </w:r>
      <w:r>
        <w:rPr>
          <w:rFonts w:hint="eastAsia" w:asciiTheme="minorEastAsia" w:hAnsiTheme="minorEastAsia" w:eastAsiaTheme="minorEastAsia"/>
          <w:w w:val="95"/>
          <w:sz w:val="24"/>
        </w:rPr>
        <w:t>（论文）是实现毕业要求的基本单元，是支撑培养目标达成的主要判据。毕业论文撰写反映毕业论文工作的成效，是培养学生的工程（实践）意识、协作精神以及综合应用所学知识从事科学研究和解决实际问题能力的有效手段。掌握撰写毕业论文的基本能力是本科人才培养中的一个十分重要的环节。为了统一我校本科生毕业论文的撰写格式，特制定本规范。</w:t>
      </w:r>
    </w:p>
    <w:p w14:paraId="4938A88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本规范主要适用中文撰写的毕业论文。涉外专业用英文或其他外国语撰写的毕业论文可参照本规范执行。毕业论文由设计图纸和论文（说明书）两部分组成的，其图纸部分由各学院根据不同专业图纸的要求对图纸的版面尺寸大小、版式、数量、内容要求等制定详细的规范格式。</w:t>
      </w:r>
    </w:p>
    <w:p w14:paraId="0D1F58D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在遵照本规范的前提下，各学院（部）还可根据不同专业的特点对相关专业的毕业论文撰写格式提出更具体的要求。</w:t>
      </w:r>
    </w:p>
    <w:p w14:paraId="0438BBA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一 内容要求</w:t>
      </w:r>
    </w:p>
    <w:p w14:paraId="4CAB8A3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（一）论文题目</w:t>
      </w:r>
    </w:p>
    <w:p w14:paraId="319814AC">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毕业</w:t>
      </w:r>
      <w:r>
        <w:rPr>
          <w:rFonts w:hint="eastAsia" w:asciiTheme="minorEastAsia" w:hAnsiTheme="minorEastAsia" w:eastAsiaTheme="minorEastAsia"/>
          <w:sz w:val="24"/>
        </w:rPr>
        <w:t>设计</w:t>
      </w:r>
      <w:r>
        <w:rPr>
          <w:rFonts w:hint="eastAsia" w:asciiTheme="minorEastAsia" w:hAnsiTheme="minorEastAsia" w:eastAsiaTheme="minorEastAsia"/>
          <w:w w:val="95"/>
          <w:sz w:val="24"/>
        </w:rPr>
        <w:t>（论文）选题应结合本专业的（工程）实际问题，论文题目</w:t>
      </w:r>
      <w:r>
        <w:rPr>
          <w:rFonts w:asciiTheme="minorEastAsia" w:hAnsiTheme="minorEastAsia" w:eastAsiaTheme="minorEastAsia"/>
          <w:w w:val="95"/>
          <w:sz w:val="24"/>
        </w:rPr>
        <w:t>应以</w:t>
      </w:r>
      <w:r>
        <w:rPr>
          <w:rFonts w:hint="eastAsia" w:asciiTheme="minorEastAsia" w:hAnsiTheme="minorEastAsia" w:eastAsiaTheme="minorEastAsia"/>
          <w:w w:val="95"/>
          <w:sz w:val="24"/>
        </w:rPr>
        <w:t>最</w:t>
      </w:r>
      <w:r>
        <w:rPr>
          <w:rFonts w:asciiTheme="minorEastAsia" w:hAnsiTheme="minorEastAsia" w:eastAsiaTheme="minorEastAsia"/>
          <w:w w:val="95"/>
          <w:sz w:val="24"/>
        </w:rPr>
        <w:t>恰当、简明的词语</w:t>
      </w:r>
      <w:r>
        <w:rPr>
          <w:rFonts w:hint="eastAsia" w:asciiTheme="minorEastAsia" w:hAnsiTheme="minorEastAsia" w:eastAsiaTheme="minorEastAsia"/>
          <w:w w:val="95"/>
          <w:sz w:val="24"/>
        </w:rPr>
        <w:t>准确概括整个论文的核心内容，</w:t>
      </w:r>
      <w:r>
        <w:rPr>
          <w:rFonts w:asciiTheme="minorEastAsia" w:hAnsiTheme="minorEastAsia" w:eastAsiaTheme="minorEastAsia"/>
          <w:w w:val="95"/>
          <w:sz w:val="24"/>
        </w:rPr>
        <w:t>避免使用不常见的缩略词、缩写字</w:t>
      </w:r>
      <w:r>
        <w:rPr>
          <w:rFonts w:hint="eastAsia" w:asciiTheme="minorEastAsia" w:hAnsiTheme="minorEastAsia" w:eastAsiaTheme="minorEastAsia"/>
          <w:w w:val="95"/>
          <w:sz w:val="24"/>
        </w:rPr>
        <w:t>。中文题目一般不宜超过24个字，必要时可增加副标题。外文题目一般不宜超过12个实词。</w:t>
      </w:r>
    </w:p>
    <w:p w14:paraId="5F95D82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（二）摘要和关键词</w:t>
      </w:r>
    </w:p>
    <w:p w14:paraId="0921BD1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1.中文摘要和中文关键词</w:t>
      </w:r>
    </w:p>
    <w:p w14:paraId="71FFE1F5">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摘要内容</w:t>
      </w:r>
      <w:r>
        <w:rPr>
          <w:rFonts w:asciiTheme="minorEastAsia" w:hAnsiTheme="minorEastAsia" w:eastAsiaTheme="minorEastAsia"/>
          <w:w w:val="95"/>
          <w:sz w:val="24"/>
        </w:rPr>
        <w:t>应概括地反映出论文的主要内容，主要说明论文的研究目的、内容、方法、成果和结论。要突出论文的创</w:t>
      </w:r>
      <w:r>
        <w:rPr>
          <w:rFonts w:hint="eastAsia" w:asciiTheme="minorEastAsia" w:hAnsiTheme="minorEastAsia" w:eastAsiaTheme="minorEastAsia"/>
          <w:w w:val="95"/>
          <w:sz w:val="24"/>
        </w:rPr>
        <w:t>新</w:t>
      </w:r>
      <w:r>
        <w:rPr>
          <w:rFonts w:asciiTheme="minorEastAsia" w:hAnsiTheme="minorEastAsia" w:eastAsiaTheme="minorEastAsia"/>
          <w:w w:val="95"/>
          <w:sz w:val="24"/>
        </w:rPr>
        <w:t>性成果，不要与引言相混淆。</w:t>
      </w:r>
      <w:r>
        <w:rPr>
          <w:rFonts w:hint="eastAsia" w:asciiTheme="minorEastAsia" w:hAnsiTheme="minorEastAsia" w:eastAsiaTheme="minorEastAsia"/>
          <w:w w:val="95"/>
          <w:sz w:val="24"/>
        </w:rPr>
        <w:t>语言力求精练、准确。工科毕业论文摘要中不能全是定性描述，要对体现论文研究内容的关键性的数据指标做出说明。在摘要的下方另起一行，注明论文的关键词（</w:t>
      </w:r>
      <w:r>
        <w:rPr>
          <w:rFonts w:hint="default" w:ascii="Times New Roman" w:hAnsi="Times New Roman" w:cs="Times New Roman" w:eastAsiaTheme="minorEastAsia"/>
          <w:w w:val="95"/>
          <w:sz w:val="24"/>
        </w:rPr>
        <w:t>3</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5</w:t>
      </w:r>
      <w:r>
        <w:rPr>
          <w:rFonts w:hint="eastAsia" w:asciiTheme="minorEastAsia" w:hAnsiTheme="minorEastAsia" w:eastAsiaTheme="minorEastAsia"/>
          <w:w w:val="95"/>
          <w:sz w:val="24"/>
        </w:rPr>
        <w:t>个）。</w:t>
      </w:r>
    </w:p>
    <w:p w14:paraId="0A669B1D">
      <w:pPr>
        <w:adjustRightInd w:val="0"/>
        <w:snapToGrid w:val="0"/>
        <w:spacing w:line="440" w:lineRule="exact"/>
        <w:ind w:firstLine="456" w:firstLineChars="200"/>
        <w:rPr>
          <w:rFonts w:asciiTheme="minorEastAsia" w:hAnsiTheme="minorEastAsia" w:eastAsiaTheme="minorEastAsia"/>
          <w:w w:val="95"/>
          <w:sz w:val="24"/>
        </w:rPr>
      </w:pPr>
      <w:r>
        <w:rPr>
          <w:rFonts w:eastAsiaTheme="minorEastAsia"/>
          <w:w w:val="95"/>
          <w:sz w:val="24"/>
        </w:rPr>
        <w:t>摘要撰写不能记流水账，单纯描述分别</w:t>
      </w:r>
      <w:r>
        <w:rPr>
          <w:rFonts w:hint="eastAsia" w:eastAsiaTheme="minorEastAsia"/>
          <w:w w:val="95"/>
          <w:sz w:val="24"/>
        </w:rPr>
        <w:t>做</w:t>
      </w:r>
      <w:r>
        <w:rPr>
          <w:rFonts w:eastAsiaTheme="minorEastAsia"/>
          <w:w w:val="95"/>
          <w:sz w:val="24"/>
        </w:rPr>
        <w:t>了什么工作，或逐章内容罗列。要求说明本论文研究问题，使用关键方法，获得的</w:t>
      </w:r>
      <w:r>
        <w:rPr>
          <w:rFonts w:hint="eastAsia" w:eastAsiaTheme="minorEastAsia"/>
          <w:w w:val="95"/>
          <w:sz w:val="24"/>
        </w:rPr>
        <w:t>结果</w:t>
      </w:r>
      <w:r>
        <w:rPr>
          <w:rFonts w:eastAsiaTheme="minorEastAsia"/>
          <w:w w:val="95"/>
          <w:sz w:val="24"/>
        </w:rPr>
        <w:t>分析及数据定量评价。</w:t>
      </w:r>
    </w:p>
    <w:p w14:paraId="000B67E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2.英文摘要和英文关键词</w:t>
      </w:r>
    </w:p>
    <w:p w14:paraId="23AFF22D">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英文摘要内容与中文摘要相同。摘要后面注明英文关键词Keywords（</w:t>
      </w:r>
      <w:r>
        <w:rPr>
          <w:rFonts w:hint="default" w:ascii="Times New Roman" w:hAnsi="Times New Roman" w:cs="Times New Roman" w:eastAsiaTheme="minorEastAsia"/>
          <w:w w:val="95"/>
          <w:sz w:val="24"/>
        </w:rPr>
        <w:t>3</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5</w:t>
      </w:r>
      <w:r>
        <w:rPr>
          <w:rFonts w:hint="eastAsia" w:asciiTheme="minorEastAsia" w:hAnsiTheme="minorEastAsia" w:eastAsiaTheme="minorEastAsia"/>
          <w:w w:val="95"/>
          <w:sz w:val="24"/>
        </w:rPr>
        <w:t>个）。</w:t>
      </w:r>
    </w:p>
    <w:p w14:paraId="6FC6908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（三）目录</w:t>
      </w:r>
    </w:p>
    <w:p w14:paraId="69F27C22">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论文目录是论文的提纲，也是论文各章节组成部分的小标题。</w:t>
      </w:r>
      <w:r>
        <w:rPr>
          <w:rFonts w:hint="eastAsia" w:asciiTheme="minorEastAsia" w:hAnsiTheme="minorEastAsia" w:eastAsiaTheme="minorEastAsia"/>
          <w:w w:val="95"/>
          <w:sz w:val="24"/>
        </w:rPr>
        <w:t>目录应按照章、节、条三级标题编写，采用阿拉伯数字分级编号，要求标题层次清晰。目录中的标题要与正文中的标题一致。</w:t>
      </w:r>
    </w:p>
    <w:p w14:paraId="62980A26">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（四）正文</w:t>
      </w:r>
    </w:p>
    <w:p w14:paraId="051790E2">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正文是</w:t>
      </w:r>
      <w:r>
        <w:rPr>
          <w:rFonts w:hint="eastAsia" w:asciiTheme="minorEastAsia" w:hAnsiTheme="minorEastAsia" w:eastAsiaTheme="minorEastAsia"/>
          <w:w w:val="95"/>
          <w:sz w:val="24"/>
        </w:rPr>
        <w:t>毕业</w:t>
      </w:r>
      <w:r>
        <w:rPr>
          <w:rFonts w:asciiTheme="minorEastAsia" w:hAnsiTheme="minorEastAsia" w:eastAsiaTheme="minorEastAsia"/>
          <w:w w:val="95"/>
          <w:sz w:val="24"/>
        </w:rPr>
        <w:t>论文的主体和核心部分，不同学科专业和不同的选题可以有不同的写作方式。正文一般包括以下几个方面：</w:t>
      </w:r>
    </w:p>
    <w:p w14:paraId="0EEC5993">
      <w:pPr>
        <w:adjustRightInd w:val="0"/>
        <w:snapToGrid w:val="0"/>
        <w:spacing w:line="440" w:lineRule="exact"/>
        <w:ind w:firstLine="456" w:firstLineChars="200"/>
        <w:rPr>
          <w:rFonts w:asciiTheme="minorEastAsia" w:hAnsiTheme="minorEastAsia" w:eastAsiaTheme="minorEastAsia"/>
          <w:w w:val="95"/>
          <w:sz w:val="24"/>
        </w:rPr>
      </w:pP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.引言或背景</w:t>
      </w:r>
    </w:p>
    <w:p w14:paraId="7D5990AD">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引言是论文</w:t>
      </w:r>
      <w:r>
        <w:rPr>
          <w:rFonts w:hint="eastAsia" w:asciiTheme="minorEastAsia" w:hAnsiTheme="minorEastAsia" w:eastAsiaTheme="minorEastAsia"/>
          <w:w w:val="95"/>
          <w:sz w:val="24"/>
        </w:rPr>
        <w:t>正文</w:t>
      </w:r>
      <w:r>
        <w:rPr>
          <w:rFonts w:asciiTheme="minorEastAsia" w:hAnsiTheme="minorEastAsia" w:eastAsiaTheme="minorEastAsia"/>
          <w:w w:val="95"/>
          <w:sz w:val="24"/>
        </w:rPr>
        <w:t>的开端，</w:t>
      </w:r>
      <w:r>
        <w:rPr>
          <w:rFonts w:hint="eastAsia" w:asciiTheme="minorEastAsia" w:hAnsiTheme="minorEastAsia" w:eastAsiaTheme="minorEastAsia"/>
          <w:w w:val="95"/>
          <w:sz w:val="24"/>
        </w:rPr>
        <w:t>引言应包括毕业论文选题的背景、目的和意义；对</w:t>
      </w:r>
      <w:r>
        <w:rPr>
          <w:rFonts w:asciiTheme="minorEastAsia" w:hAnsiTheme="minorEastAsia" w:eastAsiaTheme="minorEastAsia"/>
          <w:w w:val="95"/>
          <w:sz w:val="24"/>
        </w:rPr>
        <w:t>国内外研究现状和相关领域中已有的研究成果</w:t>
      </w:r>
      <w:r>
        <w:rPr>
          <w:rFonts w:hint="eastAsia" w:asciiTheme="minorEastAsia" w:hAnsiTheme="minorEastAsia" w:eastAsiaTheme="minorEastAsia"/>
          <w:w w:val="95"/>
          <w:sz w:val="24"/>
        </w:rPr>
        <w:t>的简要评述</w:t>
      </w:r>
      <w:r>
        <w:rPr>
          <w:rFonts w:asciiTheme="minorEastAsia" w:hAnsiTheme="minorEastAsia" w:eastAsiaTheme="minorEastAsia"/>
          <w:w w:val="95"/>
          <w:sz w:val="24"/>
        </w:rPr>
        <w:t>；介绍本项研究工作</w:t>
      </w:r>
      <w:r>
        <w:rPr>
          <w:rFonts w:hint="eastAsia" w:asciiTheme="minorEastAsia" w:hAnsiTheme="minorEastAsia" w:eastAsiaTheme="minorEastAsia"/>
          <w:w w:val="95"/>
          <w:sz w:val="24"/>
        </w:rPr>
        <w:t>研究设想、研究方法或实验设计、</w:t>
      </w:r>
      <w:r>
        <w:rPr>
          <w:rFonts w:asciiTheme="minorEastAsia" w:hAnsiTheme="minorEastAsia" w:eastAsiaTheme="minorEastAsia"/>
          <w:w w:val="95"/>
          <w:sz w:val="24"/>
        </w:rPr>
        <w:t>理论依据</w:t>
      </w:r>
      <w:r>
        <w:rPr>
          <w:rFonts w:hint="eastAsia" w:asciiTheme="minorEastAsia" w:hAnsiTheme="minorEastAsia" w:eastAsiaTheme="minorEastAsia"/>
          <w:w w:val="95"/>
          <w:sz w:val="24"/>
        </w:rPr>
        <w:t>或</w:t>
      </w:r>
      <w:r>
        <w:rPr>
          <w:rFonts w:asciiTheme="minorEastAsia" w:hAnsiTheme="minorEastAsia" w:eastAsiaTheme="minorEastAsia"/>
          <w:w w:val="95"/>
          <w:sz w:val="24"/>
        </w:rPr>
        <w:t>实验基础</w:t>
      </w:r>
      <w:r>
        <w:rPr>
          <w:rFonts w:hint="eastAsia" w:asciiTheme="minorEastAsia" w:hAnsiTheme="minorEastAsia" w:eastAsiaTheme="minorEastAsia"/>
          <w:w w:val="95"/>
          <w:sz w:val="24"/>
        </w:rPr>
        <w:t>；</w:t>
      </w:r>
      <w:r>
        <w:rPr>
          <w:rFonts w:asciiTheme="minorEastAsia" w:hAnsiTheme="minorEastAsia" w:eastAsiaTheme="minorEastAsia"/>
          <w:w w:val="95"/>
          <w:sz w:val="24"/>
        </w:rPr>
        <w:t>涉及范围和预期结果</w:t>
      </w:r>
      <w:r>
        <w:rPr>
          <w:rFonts w:hint="eastAsia" w:asciiTheme="minorEastAsia" w:hAnsiTheme="minorEastAsia" w:eastAsiaTheme="minorEastAsia"/>
          <w:w w:val="95"/>
          <w:sz w:val="24"/>
        </w:rPr>
        <w:t>等</w:t>
      </w:r>
      <w:r>
        <w:rPr>
          <w:rFonts w:asciiTheme="minorEastAsia" w:hAnsiTheme="minorEastAsia" w:eastAsiaTheme="minorEastAsia"/>
          <w:w w:val="95"/>
          <w:sz w:val="24"/>
        </w:rPr>
        <w:t>。要求言简意赅，</w:t>
      </w:r>
      <w:r>
        <w:rPr>
          <w:rFonts w:hint="eastAsia" w:asciiTheme="minorEastAsia" w:hAnsiTheme="minorEastAsia" w:eastAsiaTheme="minorEastAsia"/>
          <w:w w:val="95"/>
          <w:sz w:val="24"/>
        </w:rPr>
        <w:t>注意</w:t>
      </w:r>
      <w:r>
        <w:rPr>
          <w:rFonts w:asciiTheme="minorEastAsia" w:hAnsiTheme="minorEastAsia" w:eastAsiaTheme="minorEastAsia"/>
          <w:w w:val="95"/>
          <w:sz w:val="24"/>
        </w:rPr>
        <w:t>不要与摘要雷同或成为摘要的注解。</w:t>
      </w:r>
      <w:r>
        <w:rPr>
          <w:rFonts w:eastAsiaTheme="minorEastAsia"/>
          <w:w w:val="95"/>
          <w:sz w:val="24"/>
        </w:rPr>
        <w:t>不能大量摘抄教科书相关基础知识，不能</w:t>
      </w:r>
      <w:r>
        <w:rPr>
          <w:rFonts w:hint="eastAsia" w:eastAsiaTheme="minorEastAsia"/>
          <w:w w:val="95"/>
          <w:sz w:val="24"/>
        </w:rPr>
        <w:t>介绍</w:t>
      </w:r>
      <w:r>
        <w:rPr>
          <w:rFonts w:eastAsiaTheme="minorEastAsia"/>
          <w:w w:val="95"/>
          <w:sz w:val="24"/>
        </w:rPr>
        <w:t>太多某领域的发展历史，而不写相关研究现状。</w:t>
      </w:r>
    </w:p>
    <w:p w14:paraId="2FB55249">
      <w:pPr>
        <w:adjustRightInd w:val="0"/>
        <w:snapToGrid w:val="0"/>
        <w:spacing w:line="440" w:lineRule="exact"/>
        <w:ind w:firstLine="456" w:firstLineChars="200"/>
        <w:rPr>
          <w:rFonts w:asciiTheme="minorEastAsia" w:hAnsiTheme="minorEastAsia" w:eastAsiaTheme="minorEastAsia"/>
          <w:w w:val="95"/>
          <w:sz w:val="24"/>
        </w:rPr>
      </w:pPr>
      <w:r>
        <w:rPr>
          <w:rFonts w:hint="default" w:ascii="Times New Roman" w:hAnsi="Times New Roman" w:cs="Times New Roman" w:eastAsiaTheme="minorEastAsia"/>
          <w:w w:val="95"/>
          <w:sz w:val="24"/>
        </w:rPr>
        <w:t>2</w:t>
      </w:r>
      <w:r>
        <w:rPr>
          <w:rFonts w:hint="eastAsia" w:asciiTheme="minorEastAsia" w:hAnsiTheme="minorEastAsia" w:eastAsiaTheme="minorEastAsia"/>
          <w:w w:val="95"/>
          <w:sz w:val="24"/>
        </w:rPr>
        <w:t>.主体</w:t>
      </w:r>
    </w:p>
    <w:p w14:paraId="6BF21C2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主体是毕业论文的主要部分，必须言之成理，论据可靠，严格遵循本学科国际通行的学术规范。在写作上要注意结构合理、层次分明、重点突出，章节标题、公式图表符号必须规范统一。论文主体的内容根据不同学科有不同的特点，一般应包括以下几个方面：</w:t>
      </w:r>
    </w:p>
    <w:p w14:paraId="3ED30C9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）毕业设计（论文）总体方案或选题的论证；</w:t>
      </w:r>
    </w:p>
    <w:p w14:paraId="659B6F00">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2</w:t>
      </w:r>
      <w:r>
        <w:rPr>
          <w:rFonts w:hint="eastAsia" w:asciiTheme="minorEastAsia" w:hAnsiTheme="minorEastAsia" w:eastAsiaTheme="minorEastAsia"/>
          <w:w w:val="95"/>
          <w:sz w:val="24"/>
        </w:rPr>
        <w:t>）毕业设计（论文）各部分的设计实现，包括实验数据的获取、数据可行性及有效性的处理与分析、各部分的设计计算等；</w:t>
      </w:r>
    </w:p>
    <w:p w14:paraId="4C8C20A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3</w:t>
      </w:r>
      <w:r>
        <w:rPr>
          <w:rFonts w:hint="eastAsia" w:asciiTheme="minorEastAsia" w:hAnsiTheme="minorEastAsia" w:eastAsiaTheme="minorEastAsia"/>
          <w:w w:val="95"/>
          <w:sz w:val="24"/>
        </w:rPr>
        <w:t>）对研究内容及成果的客观阐述，包括理论依据、创新见解、创造性成果及其改进与实际应用价值等；</w:t>
      </w:r>
    </w:p>
    <w:p w14:paraId="416D3EE8">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4</w:t>
      </w:r>
      <w:r>
        <w:rPr>
          <w:rFonts w:hint="eastAsia" w:asciiTheme="minorEastAsia" w:hAnsiTheme="minorEastAsia" w:eastAsiaTheme="minorEastAsia"/>
          <w:w w:val="95"/>
          <w:sz w:val="24"/>
        </w:rPr>
        <w:t>）论文主体的所有数据必须真实可靠，自然科学论文应推理正确、结论清晰；人文和社会学科的论文应把握论点正确、论证充分、论据可靠，恰当运用系统分析和比较研究的方法进行模型或方案设计，注重实证研究和案例分析，根据分析结果提出建议和改进措施等。</w:t>
      </w:r>
    </w:p>
    <w:p w14:paraId="02FDD2F2">
      <w:pPr>
        <w:adjustRightInd w:val="0"/>
        <w:snapToGrid w:val="0"/>
        <w:spacing w:line="440" w:lineRule="exact"/>
        <w:ind w:firstLine="456" w:firstLineChars="200"/>
        <w:rPr>
          <w:rFonts w:eastAsiaTheme="minorEastAsia"/>
          <w:w w:val="95"/>
          <w:sz w:val="24"/>
        </w:rPr>
      </w:pPr>
      <w:r>
        <w:rPr>
          <w:rFonts w:eastAsiaTheme="minorEastAsia"/>
          <w:w w:val="95"/>
          <w:sz w:val="24"/>
        </w:rPr>
        <w:t>（</w:t>
      </w:r>
      <w:r>
        <w:rPr>
          <w:rFonts w:hint="eastAsia" w:eastAsiaTheme="minorEastAsia"/>
          <w:w w:val="95"/>
          <w:sz w:val="24"/>
        </w:rPr>
        <w:t>5</w:t>
      </w:r>
      <w:r>
        <w:rPr>
          <w:rFonts w:eastAsiaTheme="minorEastAsia"/>
          <w:w w:val="95"/>
          <w:sz w:val="24"/>
        </w:rPr>
        <w:t>）</w:t>
      </w:r>
      <w:r>
        <w:rPr>
          <w:rFonts w:hint="eastAsia" w:eastAsiaTheme="minorEastAsia"/>
          <w:w w:val="95"/>
          <w:sz w:val="24"/>
        </w:rPr>
        <w:t>硬件设计不能大量摘抄数据手册内容，不能只贴电路图等不进行必要的文字说明。</w:t>
      </w:r>
    </w:p>
    <w:p w14:paraId="5E922E95">
      <w:pPr>
        <w:adjustRightInd w:val="0"/>
        <w:snapToGrid w:val="0"/>
        <w:spacing w:line="440" w:lineRule="exact"/>
        <w:ind w:firstLine="456" w:firstLineChars="200"/>
        <w:rPr>
          <w:rFonts w:eastAsiaTheme="minorEastAsia"/>
          <w:w w:val="95"/>
          <w:sz w:val="24"/>
        </w:rPr>
      </w:pPr>
      <w:r>
        <w:rPr>
          <w:rFonts w:hint="eastAsia" w:eastAsiaTheme="minorEastAsia"/>
          <w:w w:val="95"/>
          <w:sz w:val="24"/>
        </w:rPr>
        <w:t>（6）软件设计不能大量粘贴源代码，不能只贴流程图，不加必要的文字说明。</w:t>
      </w:r>
    </w:p>
    <w:p w14:paraId="36718775">
      <w:pPr>
        <w:adjustRightInd w:val="0"/>
        <w:snapToGrid w:val="0"/>
        <w:spacing w:line="440" w:lineRule="exact"/>
        <w:ind w:firstLine="456" w:firstLineChars="200"/>
        <w:rPr>
          <w:rFonts w:asciiTheme="minorEastAsia" w:hAnsiTheme="minorEastAsia" w:eastAsiaTheme="minorEastAsia"/>
          <w:w w:val="95"/>
          <w:sz w:val="24"/>
        </w:rPr>
      </w:pPr>
      <w:r>
        <w:rPr>
          <w:rFonts w:hint="eastAsia" w:eastAsiaTheme="minorEastAsia"/>
          <w:w w:val="95"/>
          <w:sz w:val="24"/>
        </w:rPr>
        <w:t>（7）实验数据分析不能大量粘贴条件类似，同质化的原始数据，不分析总结。不能全是定性分析结论，必须有定量指标分析。</w:t>
      </w:r>
    </w:p>
    <w:p w14:paraId="5B45D5AC">
      <w:pPr>
        <w:adjustRightInd w:val="0"/>
        <w:snapToGrid w:val="0"/>
        <w:spacing w:line="440" w:lineRule="exact"/>
        <w:ind w:firstLine="456" w:firstLineChars="200"/>
        <w:rPr>
          <w:rFonts w:asciiTheme="minorEastAsia" w:hAnsiTheme="minorEastAsia" w:eastAsiaTheme="minorEastAsia"/>
          <w:w w:val="95"/>
          <w:sz w:val="24"/>
        </w:rPr>
      </w:pPr>
      <w:r>
        <w:rPr>
          <w:rFonts w:hint="default" w:ascii="Times New Roman" w:hAnsi="Times New Roman" w:cs="Times New Roman" w:eastAsiaTheme="minorEastAsia"/>
          <w:w w:val="95"/>
          <w:sz w:val="24"/>
        </w:rPr>
        <w:t>3</w:t>
      </w:r>
      <w:r>
        <w:rPr>
          <w:rFonts w:hint="eastAsia" w:asciiTheme="minorEastAsia" w:hAnsiTheme="minorEastAsia" w:eastAsiaTheme="minorEastAsia"/>
          <w:w w:val="95"/>
          <w:sz w:val="24"/>
        </w:rPr>
        <w:t>.结论</w:t>
      </w:r>
    </w:p>
    <w:p w14:paraId="3918E949">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结论是</w:t>
      </w:r>
      <w:r>
        <w:rPr>
          <w:rFonts w:hint="eastAsia" w:asciiTheme="minorEastAsia" w:hAnsiTheme="minorEastAsia" w:eastAsiaTheme="minorEastAsia"/>
          <w:w w:val="95"/>
          <w:sz w:val="24"/>
        </w:rPr>
        <w:t>毕业</w:t>
      </w:r>
      <w:r>
        <w:rPr>
          <w:rFonts w:asciiTheme="minorEastAsia" w:hAnsiTheme="minorEastAsia" w:eastAsiaTheme="minorEastAsia"/>
          <w:w w:val="95"/>
          <w:sz w:val="24"/>
        </w:rPr>
        <w:t>论文的</w:t>
      </w:r>
      <w:r>
        <w:rPr>
          <w:rFonts w:hint="eastAsia" w:asciiTheme="minorEastAsia" w:hAnsiTheme="minorEastAsia" w:eastAsiaTheme="minorEastAsia"/>
          <w:w w:val="95"/>
          <w:sz w:val="24"/>
        </w:rPr>
        <w:t>总结</w:t>
      </w:r>
      <w:r>
        <w:rPr>
          <w:rFonts w:asciiTheme="minorEastAsia" w:hAnsiTheme="minorEastAsia" w:eastAsiaTheme="minorEastAsia"/>
          <w:w w:val="95"/>
          <w:sz w:val="24"/>
        </w:rPr>
        <w:t>，是整篇论文的归宿。应精炼、准确、完整。着重阐述</w:t>
      </w:r>
      <w:r>
        <w:rPr>
          <w:rFonts w:hint="eastAsia" w:asciiTheme="minorEastAsia" w:hAnsiTheme="minorEastAsia" w:eastAsiaTheme="minorEastAsia"/>
          <w:w w:val="95"/>
          <w:sz w:val="24"/>
        </w:rPr>
        <w:t>自己</w:t>
      </w:r>
      <w:r>
        <w:rPr>
          <w:rFonts w:asciiTheme="minorEastAsia" w:hAnsiTheme="minorEastAsia" w:eastAsiaTheme="minorEastAsia"/>
          <w:w w:val="95"/>
          <w:sz w:val="24"/>
        </w:rPr>
        <w:t>的创造性成果及其在本研究领域中的意义</w:t>
      </w:r>
      <w:r>
        <w:rPr>
          <w:rFonts w:hint="eastAsia" w:asciiTheme="minorEastAsia" w:hAnsiTheme="minorEastAsia" w:eastAsiaTheme="minorEastAsia"/>
          <w:w w:val="95"/>
          <w:sz w:val="24"/>
        </w:rPr>
        <w:t>、作用</w:t>
      </w:r>
      <w:r>
        <w:rPr>
          <w:rFonts w:asciiTheme="minorEastAsia" w:hAnsiTheme="minorEastAsia" w:eastAsiaTheme="minorEastAsia"/>
          <w:w w:val="95"/>
          <w:sz w:val="24"/>
        </w:rPr>
        <w:t>，还可进一步提出需要讨论的问题和建议。</w:t>
      </w:r>
    </w:p>
    <w:p w14:paraId="57696D8F">
      <w:pPr>
        <w:adjustRightInd w:val="0"/>
        <w:snapToGrid w:val="0"/>
        <w:spacing w:line="440" w:lineRule="exact"/>
        <w:ind w:firstLine="456" w:firstLineChars="200"/>
        <w:rPr>
          <w:rFonts w:asciiTheme="minorEastAsia" w:hAnsiTheme="minorEastAsia" w:eastAsiaTheme="minorEastAsia"/>
          <w:w w:val="95"/>
          <w:sz w:val="24"/>
        </w:rPr>
      </w:pPr>
      <w:r>
        <w:rPr>
          <w:rFonts w:hint="eastAsia" w:eastAsiaTheme="minorEastAsia"/>
          <w:w w:val="95"/>
          <w:sz w:val="24"/>
        </w:rPr>
        <w:t>结论</w:t>
      </w:r>
      <w:r>
        <w:rPr>
          <w:rFonts w:eastAsiaTheme="minorEastAsia"/>
          <w:w w:val="95"/>
          <w:sz w:val="24"/>
        </w:rPr>
        <w:t>撰写不能记流水账，单纯描述分别</w:t>
      </w:r>
      <w:r>
        <w:rPr>
          <w:rFonts w:hint="eastAsia" w:eastAsiaTheme="minorEastAsia"/>
          <w:w w:val="95"/>
          <w:sz w:val="24"/>
        </w:rPr>
        <w:t>做</w:t>
      </w:r>
      <w:r>
        <w:rPr>
          <w:rFonts w:eastAsiaTheme="minorEastAsia"/>
          <w:w w:val="95"/>
          <w:sz w:val="24"/>
        </w:rPr>
        <w:t>了什么工作，或逐章内容罗列。要求对全文研究内容和方法等做出凝练总结。</w:t>
      </w:r>
      <w:r>
        <w:rPr>
          <w:rFonts w:hint="eastAsia" w:eastAsiaTheme="minorEastAsia"/>
          <w:w w:val="95"/>
          <w:sz w:val="24"/>
        </w:rPr>
        <w:t>建议</w:t>
      </w:r>
      <w:r>
        <w:rPr>
          <w:rFonts w:eastAsiaTheme="minorEastAsia"/>
          <w:w w:val="95"/>
          <w:sz w:val="24"/>
        </w:rPr>
        <w:t>按照</w:t>
      </w:r>
      <w:r>
        <w:rPr>
          <w:rFonts w:hint="eastAsia" w:eastAsiaTheme="minorEastAsia"/>
          <w:w w:val="95"/>
          <w:sz w:val="24"/>
        </w:rPr>
        <w:t>(</w:t>
      </w:r>
      <w:r>
        <w:rPr>
          <w:rFonts w:eastAsiaTheme="minorEastAsia"/>
          <w:w w:val="95"/>
          <w:sz w:val="24"/>
        </w:rPr>
        <w:t>1),(2)条目列出。</w:t>
      </w:r>
    </w:p>
    <w:p w14:paraId="6EE24A81">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（五）中外文参考文献</w:t>
      </w:r>
    </w:p>
    <w:p w14:paraId="28B0F4D4">
      <w:pPr>
        <w:adjustRightInd w:val="0"/>
        <w:snapToGrid w:val="0"/>
        <w:spacing w:line="440" w:lineRule="exact"/>
        <w:ind w:firstLine="456" w:firstLineChars="200"/>
        <w:rPr>
          <w:rFonts w:eastAsiaTheme="minorEastAsia"/>
          <w:w w:val="95"/>
          <w:sz w:val="24"/>
        </w:rPr>
      </w:pPr>
      <w:r>
        <w:rPr>
          <w:rFonts w:hint="eastAsia" w:asciiTheme="minorEastAsia" w:hAnsiTheme="minorEastAsia" w:eastAsiaTheme="minorEastAsia"/>
          <w:w w:val="95"/>
          <w:sz w:val="24"/>
        </w:rPr>
        <w:t>毕业</w:t>
      </w:r>
      <w:r>
        <w:rPr>
          <w:rFonts w:asciiTheme="minorEastAsia" w:hAnsiTheme="minorEastAsia" w:eastAsiaTheme="minorEastAsia"/>
          <w:w w:val="95"/>
          <w:sz w:val="24"/>
        </w:rPr>
        <w:t>论文的撰写应本着严谨求实的科学态度，凡有引用他人成果之处，均应按论文中所引用的顺序列于文末</w:t>
      </w:r>
      <w:r>
        <w:rPr>
          <w:rFonts w:hint="eastAsia" w:asciiTheme="minorEastAsia" w:hAnsiTheme="minorEastAsia" w:eastAsiaTheme="minorEastAsia"/>
          <w:w w:val="95"/>
          <w:sz w:val="24"/>
        </w:rPr>
        <w:t>，并且所有参考文献必须在正文中有引用标注。</w:t>
      </w:r>
      <w:r>
        <w:rPr>
          <w:rFonts w:asciiTheme="minorEastAsia" w:hAnsiTheme="minorEastAsia" w:eastAsiaTheme="minorEastAsia"/>
          <w:w w:val="95"/>
          <w:sz w:val="24"/>
        </w:rPr>
        <w:t>参考文献的著录均应符合国家有关标准（按照GB</w:t>
      </w:r>
      <w:r>
        <w:rPr>
          <w:rFonts w:hint="default" w:ascii="Times New Roman" w:hAnsi="Times New Roman" w:cs="Times New Roman" w:eastAsiaTheme="minorEastAsia"/>
          <w:w w:val="95"/>
          <w:sz w:val="24"/>
        </w:rPr>
        <w:t>7714</w:t>
      </w:r>
      <w:r>
        <w:rPr>
          <w:rFonts w:asciiTheme="minorEastAsia" w:hAnsiTheme="minorEastAsia" w:eastAsiaTheme="minorEastAsia"/>
          <w:w w:val="95"/>
          <w:sz w:val="24"/>
        </w:rPr>
        <w:t>—</w:t>
      </w:r>
      <w:r>
        <w:rPr>
          <w:rFonts w:hint="default" w:ascii="Times New Roman" w:hAnsi="Times New Roman" w:cs="Times New Roman" w:eastAsiaTheme="minorEastAsia"/>
          <w:w w:val="95"/>
          <w:sz w:val="24"/>
        </w:rPr>
        <w:t>2005</w:t>
      </w:r>
      <w:r>
        <w:rPr>
          <w:rFonts w:asciiTheme="minorEastAsia" w:hAnsiTheme="minorEastAsia" w:eastAsiaTheme="minorEastAsia"/>
          <w:w w:val="95"/>
          <w:sz w:val="24"/>
        </w:rPr>
        <w:t>《文后参考文献著录格式》执行）。</w:t>
      </w:r>
      <w:r>
        <w:rPr>
          <w:rFonts w:hint="eastAsia" w:asciiTheme="minorEastAsia" w:hAnsiTheme="minorEastAsia" w:eastAsiaTheme="minorEastAsia"/>
          <w:w w:val="95"/>
          <w:sz w:val="24"/>
        </w:rPr>
        <w:t>一篇论著在论文中多处引用时，在参考文献中只应出现一次，序号以第一次出现的位置为准。</w:t>
      </w:r>
      <w:r>
        <w:rPr>
          <w:rFonts w:eastAsiaTheme="minorEastAsia"/>
          <w:w w:val="95"/>
          <w:sz w:val="24"/>
        </w:rPr>
        <w:t>工科论文参考文献至少</w:t>
      </w:r>
      <w:r>
        <w:rPr>
          <w:rFonts w:hint="eastAsia" w:eastAsiaTheme="minorEastAsia"/>
          <w:w w:val="95"/>
          <w:sz w:val="24"/>
        </w:rPr>
        <w:t>4</w:t>
      </w:r>
      <w:r>
        <w:rPr>
          <w:rFonts w:eastAsiaTheme="minorEastAsia"/>
          <w:w w:val="95"/>
          <w:sz w:val="24"/>
        </w:rPr>
        <w:t>0篇</w:t>
      </w:r>
      <w:r>
        <w:rPr>
          <w:rFonts w:hint="eastAsia" w:eastAsiaTheme="minorEastAsia"/>
          <w:w w:val="95"/>
          <w:sz w:val="24"/>
        </w:rPr>
        <w:t>。</w:t>
      </w:r>
    </w:p>
    <w:p w14:paraId="27ACE9B4">
      <w:pPr>
        <w:adjustRightInd w:val="0"/>
        <w:snapToGrid w:val="0"/>
        <w:spacing w:line="440" w:lineRule="exact"/>
        <w:ind w:firstLine="456" w:firstLineChars="200"/>
        <w:rPr>
          <w:rFonts w:asciiTheme="minorEastAsia" w:hAnsiTheme="minorEastAsia" w:eastAsiaTheme="minorEastAsia"/>
          <w:w w:val="95"/>
          <w:sz w:val="24"/>
        </w:rPr>
      </w:pPr>
    </w:p>
    <w:p w14:paraId="10B3DA9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（六）相关的科研成果目录</w:t>
      </w:r>
    </w:p>
    <w:p w14:paraId="5E25429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包括本科期间发表的与学位论文相关的已发表论文或被鉴定的技术成果、发明专利等成果，应在成果目录中列出。此项不是必需项，空缺时可以略掉。</w:t>
      </w:r>
    </w:p>
    <w:p w14:paraId="26CE4B7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（七）致谢</w:t>
      </w:r>
    </w:p>
    <w:p w14:paraId="0424FE3B">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表达作者对完成论文和学业提供帮助的老师、同学、领导、同事及亲属的感激之情。</w:t>
      </w:r>
    </w:p>
    <w:p w14:paraId="66443FF8">
      <w:pPr>
        <w:adjustRightInd w:val="0"/>
        <w:snapToGrid w:val="0"/>
        <w:spacing w:line="440" w:lineRule="exact"/>
        <w:ind w:firstLine="456" w:firstLineChars="200"/>
        <w:rPr>
          <w:rFonts w:asciiTheme="minorEastAsia" w:hAnsiTheme="minorEastAsia" w:eastAsiaTheme="minorEastAsia"/>
          <w:w w:val="95"/>
          <w:sz w:val="24"/>
        </w:rPr>
      </w:pPr>
      <w:r>
        <w:rPr>
          <w:rFonts w:eastAsiaTheme="minorEastAsia"/>
          <w:w w:val="95"/>
          <w:sz w:val="24"/>
        </w:rPr>
        <w:t>致谢书写语气不能太随意，要严肃大方。</w:t>
      </w:r>
    </w:p>
    <w:p w14:paraId="5C70FF56">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（八）附录</w:t>
      </w:r>
    </w:p>
    <w:p w14:paraId="574B65D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对于一些不宜放在正文中的重要支撑材料，可编入毕业论文的附录中。包括某些重要的原始数据、详细数学推导、程序全文及其说明、复杂的图表、设计图纸等一系列需要补充提供的说明材料。</w:t>
      </w:r>
    </w:p>
    <w:p w14:paraId="261E9F7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二 制作规范</w:t>
      </w:r>
    </w:p>
    <w:p w14:paraId="63F619D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（一）印刷本论文规范</w:t>
      </w:r>
    </w:p>
    <w:p w14:paraId="5A8FA3A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印刷本论文要求双面打印，论文裁切后规格为70g白色A4打印纸。一律左侧装订。封面用纸由学校统一制作，免费发放。</w:t>
      </w:r>
    </w:p>
    <w:p w14:paraId="1D18DC6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（二）电子版论文规范</w:t>
      </w:r>
    </w:p>
    <w:p w14:paraId="35070902">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电子版论文应为一个</w:t>
      </w:r>
      <w:r>
        <w:rPr>
          <w:rFonts w:hint="eastAsia" w:asciiTheme="minorEastAsia" w:hAnsiTheme="minorEastAsia" w:eastAsiaTheme="minorEastAsia"/>
          <w:w w:val="95"/>
          <w:sz w:val="24"/>
        </w:rPr>
        <w:t>PDF</w:t>
      </w:r>
      <w:r>
        <w:rPr>
          <w:rFonts w:asciiTheme="minorEastAsia" w:hAnsiTheme="minorEastAsia" w:eastAsiaTheme="minorEastAsia"/>
          <w:w w:val="95"/>
          <w:sz w:val="24"/>
        </w:rPr>
        <w:t>文件</w:t>
      </w:r>
      <w:r>
        <w:rPr>
          <w:rFonts w:hint="eastAsia" w:asciiTheme="minorEastAsia" w:hAnsiTheme="minorEastAsia" w:eastAsiaTheme="minorEastAsia"/>
          <w:w w:val="95"/>
          <w:sz w:val="24"/>
        </w:rPr>
        <w:t>（不加密），</w:t>
      </w:r>
      <w:r>
        <w:rPr>
          <w:rFonts w:asciiTheme="minorEastAsia" w:hAnsiTheme="minorEastAsia" w:eastAsiaTheme="minorEastAsia"/>
          <w:w w:val="95"/>
          <w:sz w:val="24"/>
        </w:rPr>
        <w:t>论文格式与印刷版论文一致</w:t>
      </w:r>
      <w:r>
        <w:rPr>
          <w:rFonts w:hint="eastAsia" w:asciiTheme="minorEastAsia" w:hAnsiTheme="minorEastAsia" w:eastAsiaTheme="minorEastAsia"/>
          <w:w w:val="95"/>
          <w:sz w:val="24"/>
        </w:rPr>
        <w:t>。论文学术声明页需手写签名并扫描。</w:t>
      </w:r>
    </w:p>
    <w:p w14:paraId="39ECEDF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（三）字体和字号</w:t>
      </w:r>
    </w:p>
    <w:p w14:paraId="5EE263AD">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论文题目                            黑体二号</w:t>
      </w:r>
    </w:p>
    <w:p w14:paraId="6813583C">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各章标题                            黑体小二号</w:t>
      </w:r>
    </w:p>
    <w:p w14:paraId="53986A3C">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各节的一级标题                      黑体四号</w:t>
      </w:r>
    </w:p>
    <w:p w14:paraId="58019118">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各节的二级标题                      黑体小四号</w:t>
      </w:r>
    </w:p>
    <w:p w14:paraId="47BD7A8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各节的三级标题                      黑体小四号</w:t>
      </w:r>
    </w:p>
    <w:p w14:paraId="027C460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款项                                黑体小四号</w:t>
      </w:r>
    </w:p>
    <w:p w14:paraId="154B44FD">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正文                                宋体小四号</w:t>
      </w:r>
    </w:p>
    <w:p w14:paraId="5331265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中文摘要、结论、参考文献标题        黑体小二号</w:t>
      </w:r>
    </w:p>
    <w:p w14:paraId="3C43E69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中文摘要、结论、参考文献内容        宋体小四号</w:t>
      </w:r>
    </w:p>
    <w:p w14:paraId="7F662970">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 xml:space="preserve">英文摘要标题              </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 xml:space="preserve">  </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Times New Roman大写加粗小二号</w:t>
      </w:r>
    </w:p>
    <w:p w14:paraId="3A74A08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 xml:space="preserve">英文摘要内容              </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 xml:space="preserve">  Times New Roman小四号</w:t>
      </w:r>
    </w:p>
    <w:p w14:paraId="3D656AF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中文关键词标题                      黑体小四号</w:t>
      </w:r>
    </w:p>
    <w:p w14:paraId="7A67FB7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中文关键词                          宋体小四号</w:t>
      </w:r>
    </w:p>
    <w:p w14:paraId="5C1BBB6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英文关键词标题                Times New Roman加粗小四号</w:t>
      </w:r>
    </w:p>
    <w:p w14:paraId="5439ABA4">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英文关键词                    Times New Roman小四号</w:t>
      </w:r>
    </w:p>
    <w:p w14:paraId="3C9B421C">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目录标题                            黑体小二号</w:t>
      </w:r>
    </w:p>
    <w:p w14:paraId="23F63E7C">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目录内容中章的标题（含结论、参考文献、致谢、附录标题）        黑体四号</w:t>
      </w:r>
    </w:p>
    <w:p w14:paraId="4E218BC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目录中其他内容                      宋体小四号</w:t>
      </w:r>
    </w:p>
    <w:p w14:paraId="34F4578D">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论文页码        在页脚居中，用阿拉伯数字（Times New Roman 五号）连续编码</w:t>
      </w:r>
    </w:p>
    <w:p w14:paraId="24299B6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页眉与页脚                          宋体五号</w:t>
      </w:r>
    </w:p>
    <w:p w14:paraId="4DEC7D5D">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“东北大学本科生毕业设计（论文）”左排，各章标题居右排；页眉与正文之间用下划线分隔。</w:t>
      </w:r>
    </w:p>
    <w:p w14:paraId="342C225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（四）封面</w:t>
      </w:r>
    </w:p>
    <w:p w14:paraId="716EC69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论文具体排版规范见封面示例，字体与字号要求如下：</w:t>
      </w:r>
    </w:p>
    <w:p w14:paraId="50CA9DB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学号                               （黑体五号）</w:t>
      </w:r>
    </w:p>
    <w:p w14:paraId="697B9FF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密级                               （黑体五号）</w:t>
      </w:r>
    </w:p>
    <w:p w14:paraId="43C3A16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东北大学本科生毕业设计（论文）     （宋体一号加粗居中）</w:t>
      </w:r>
    </w:p>
    <w:p w14:paraId="6DAE15F5">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论文题目                           （黑体二号居中）</w:t>
      </w:r>
    </w:p>
    <w:p w14:paraId="7BDF5BB1">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 xml:space="preserve">学院名称                    </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 xml:space="preserve">   （宋体小三号）</w:t>
      </w:r>
    </w:p>
    <w:p w14:paraId="3A17FF3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专业名称                           （宋体小三号）</w:t>
      </w:r>
    </w:p>
    <w:p w14:paraId="2D064995">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学生姓名                           （宋体小三号）</w:t>
      </w:r>
    </w:p>
    <w:p w14:paraId="3917231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指导教师                           （宋体小三号）</w:t>
      </w:r>
    </w:p>
    <w:p w14:paraId="14D15F4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年    月                           （宋体三号）</w:t>
      </w:r>
    </w:p>
    <w:p w14:paraId="6B825324">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（五）学术声明</w:t>
      </w:r>
    </w:p>
    <w:p w14:paraId="4FA6939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郑重声明                           （宋体加粗二号居中)</w:t>
      </w:r>
    </w:p>
    <w:p w14:paraId="4F70CB4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声明内容                           （宋体四号）</w:t>
      </w:r>
    </w:p>
    <w:p w14:paraId="0AAF1D5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见学术声明示例。</w:t>
      </w:r>
    </w:p>
    <w:p w14:paraId="601031B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（六）页面设置</w:t>
      </w:r>
    </w:p>
    <w:p w14:paraId="148F77AF">
      <w:pPr>
        <w:adjustRightInd w:val="0"/>
        <w:snapToGrid w:val="0"/>
        <w:spacing w:line="440" w:lineRule="exact"/>
        <w:ind w:firstLine="456" w:firstLineChars="200"/>
        <w:rPr>
          <w:rFonts w:asciiTheme="minorEastAsia" w:hAnsiTheme="minorEastAsia"/>
          <w:w w:val="95"/>
          <w:sz w:val="24"/>
        </w:rPr>
      </w:pPr>
      <w:r>
        <w:rPr>
          <w:rFonts w:hint="eastAsia" w:asciiTheme="minorEastAsia" w:hAnsiTheme="minorEastAsia" w:eastAsiaTheme="minorEastAsia"/>
          <w:w w:val="95"/>
          <w:sz w:val="24"/>
        </w:rPr>
        <w:t>页边距标准：页边距为上</w:t>
      </w:r>
      <w:r>
        <w:rPr>
          <w:rFonts w:hint="default" w:ascii="Times New Roman" w:hAnsi="Times New Roman" w:cs="Times New Roman" w:eastAsiaTheme="minorEastAsia"/>
          <w:w w:val="95"/>
          <w:sz w:val="24"/>
        </w:rPr>
        <w:t>2.5</w:t>
      </w:r>
      <w:r>
        <w:rPr>
          <w:rFonts w:asciiTheme="minorEastAsia" w:hAnsiTheme="minorEastAsia" w:eastAsiaTheme="minorEastAsia"/>
          <w:w w:val="95"/>
          <w:sz w:val="24"/>
        </w:rPr>
        <w:t>cm,</w:t>
      </w:r>
      <w:r>
        <w:rPr>
          <w:rFonts w:hint="eastAsia" w:asciiTheme="minorEastAsia" w:hAnsiTheme="minorEastAsia" w:eastAsiaTheme="minorEastAsia"/>
          <w:w w:val="95"/>
          <w:sz w:val="24"/>
        </w:rPr>
        <w:t>下</w:t>
      </w:r>
      <w:r>
        <w:rPr>
          <w:rFonts w:hint="default" w:ascii="Times New Roman" w:hAnsi="Times New Roman" w:cs="Times New Roman" w:eastAsiaTheme="minorEastAsia"/>
          <w:w w:val="95"/>
          <w:sz w:val="24"/>
        </w:rPr>
        <w:t>2.5</w:t>
      </w:r>
      <w:r>
        <w:rPr>
          <w:rFonts w:asciiTheme="minorEastAsia" w:hAnsiTheme="minorEastAsia" w:eastAsiaTheme="minorEastAsia"/>
          <w:w w:val="95"/>
          <w:sz w:val="24"/>
        </w:rPr>
        <w:t xml:space="preserve">cm, </w:t>
      </w:r>
      <w:r>
        <w:rPr>
          <w:rFonts w:hint="eastAsia" w:asciiTheme="minorEastAsia" w:hAnsiTheme="minorEastAsia" w:eastAsiaTheme="minorEastAsia"/>
          <w:w w:val="95"/>
          <w:sz w:val="24"/>
        </w:rPr>
        <w:t>左</w:t>
      </w:r>
      <w:r>
        <w:rPr>
          <w:rFonts w:hint="default" w:ascii="Times New Roman" w:hAnsi="Times New Roman" w:cs="Times New Roman" w:eastAsiaTheme="minorEastAsia"/>
          <w:w w:val="95"/>
          <w:sz w:val="24"/>
        </w:rPr>
        <w:t>3.0</w:t>
      </w:r>
      <w:r>
        <w:rPr>
          <w:rFonts w:asciiTheme="minorEastAsia" w:hAnsiTheme="minorEastAsia" w:eastAsiaTheme="minorEastAsia"/>
          <w:w w:val="95"/>
          <w:sz w:val="24"/>
        </w:rPr>
        <w:t>cm,</w:t>
      </w:r>
      <w:r>
        <w:rPr>
          <w:rFonts w:hint="eastAsia" w:asciiTheme="minorEastAsia" w:hAnsiTheme="minorEastAsia" w:eastAsiaTheme="minorEastAsia"/>
          <w:w w:val="95"/>
          <w:sz w:val="24"/>
        </w:rPr>
        <w:t>右</w:t>
      </w:r>
      <w:r>
        <w:rPr>
          <w:rFonts w:hint="default" w:ascii="Times New Roman" w:hAnsi="Times New Roman" w:cs="Times New Roman" w:eastAsiaTheme="minorEastAsia"/>
          <w:w w:val="95"/>
          <w:sz w:val="24"/>
        </w:rPr>
        <w:t>2.5</w:t>
      </w:r>
      <w:r>
        <w:rPr>
          <w:rFonts w:asciiTheme="minorEastAsia" w:hAnsiTheme="minorEastAsia" w:eastAsiaTheme="minorEastAsia"/>
          <w:w w:val="95"/>
          <w:sz w:val="24"/>
        </w:rPr>
        <w:t>cm,</w:t>
      </w:r>
      <w:r>
        <w:rPr>
          <w:rFonts w:hint="eastAsia" w:asciiTheme="minorEastAsia" w:hAnsiTheme="minorEastAsia" w:eastAsiaTheme="minorEastAsia"/>
          <w:w w:val="95"/>
          <w:sz w:val="24"/>
        </w:rPr>
        <w:t>装订线</w:t>
      </w:r>
      <w:r>
        <w:rPr>
          <w:rFonts w:hint="default" w:ascii="Times New Roman" w:hAnsi="Times New Roman" w:cs="Times New Roman" w:eastAsiaTheme="minorEastAsia"/>
          <w:w w:val="95"/>
          <w:sz w:val="24"/>
        </w:rPr>
        <w:t>0</w:t>
      </w:r>
      <w:r>
        <w:rPr>
          <w:rFonts w:hint="eastAsia" w:asciiTheme="minorEastAsia" w:hAnsiTheme="minorEastAsia" w:eastAsiaTheme="minorEastAsia"/>
          <w:w w:val="95"/>
          <w:sz w:val="24"/>
        </w:rPr>
        <w:t>；</w:t>
      </w:r>
    </w:p>
    <w:p w14:paraId="1CA807B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版式：节的起始位置为奇数页，页眉边距为</w:t>
      </w:r>
      <w:r>
        <w:rPr>
          <w:rFonts w:hint="default" w:ascii="Times New Roman" w:hAnsi="Times New Roman" w:cs="Times New Roman" w:eastAsiaTheme="minorEastAsia"/>
          <w:w w:val="95"/>
          <w:sz w:val="24"/>
        </w:rPr>
        <w:t>1.5</w:t>
      </w:r>
      <w:r>
        <w:rPr>
          <w:rFonts w:asciiTheme="minorEastAsia" w:hAnsiTheme="minorEastAsia" w:eastAsiaTheme="minorEastAsia"/>
          <w:w w:val="95"/>
          <w:sz w:val="24"/>
        </w:rPr>
        <w:t>cm,</w:t>
      </w:r>
      <w:r>
        <w:rPr>
          <w:rFonts w:hint="eastAsia" w:asciiTheme="minorEastAsia" w:hAnsiTheme="minorEastAsia" w:eastAsiaTheme="minorEastAsia"/>
          <w:w w:val="95"/>
          <w:sz w:val="24"/>
        </w:rPr>
        <w:t>页脚边距为</w:t>
      </w:r>
      <w:r>
        <w:rPr>
          <w:rFonts w:hint="default" w:ascii="Times New Roman" w:hAnsi="Times New Roman" w:cs="Times New Roman" w:eastAsiaTheme="minorEastAsia"/>
          <w:w w:val="95"/>
          <w:sz w:val="24"/>
        </w:rPr>
        <w:t>1.5</w:t>
      </w:r>
      <w:r>
        <w:rPr>
          <w:rFonts w:asciiTheme="minorEastAsia" w:hAnsiTheme="minorEastAsia" w:eastAsiaTheme="minorEastAsia"/>
          <w:w w:val="95"/>
          <w:sz w:val="24"/>
        </w:rPr>
        <w:t>cm</w:t>
      </w:r>
      <w:r>
        <w:rPr>
          <w:rFonts w:hint="eastAsia" w:asciiTheme="minorEastAsia" w:hAnsiTheme="minorEastAsia" w:eastAsiaTheme="minorEastAsia"/>
          <w:w w:val="95"/>
          <w:sz w:val="24"/>
        </w:rPr>
        <w:t>；</w:t>
      </w:r>
    </w:p>
    <w:p w14:paraId="5A8A192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文档网格：无网格；</w:t>
      </w:r>
    </w:p>
    <w:p w14:paraId="5F6DED0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段前、段后及行间距：章标题的段前为</w:t>
      </w:r>
      <w:r>
        <w:rPr>
          <w:rFonts w:hint="default" w:ascii="Times New Roman" w:hAnsi="Times New Roman" w:cs="Times New Roman" w:eastAsiaTheme="minorEastAsia"/>
          <w:w w:val="95"/>
          <w:sz w:val="24"/>
        </w:rPr>
        <w:t>0.8</w:t>
      </w:r>
      <w:r>
        <w:rPr>
          <w:rFonts w:hint="eastAsia" w:asciiTheme="minorEastAsia" w:hAnsiTheme="minorEastAsia" w:eastAsiaTheme="minorEastAsia"/>
          <w:w w:val="95"/>
          <w:sz w:val="24"/>
        </w:rPr>
        <w:t>行，段后为</w:t>
      </w:r>
      <w:r>
        <w:rPr>
          <w:rFonts w:hint="default" w:ascii="Times New Roman" w:hAnsi="Times New Roman" w:cs="Times New Roman" w:eastAsiaTheme="minorEastAsia"/>
          <w:w w:val="95"/>
          <w:sz w:val="24"/>
        </w:rPr>
        <w:t>0.5</w:t>
      </w:r>
      <w:r>
        <w:rPr>
          <w:rFonts w:hint="eastAsia" w:asciiTheme="minorEastAsia" w:hAnsiTheme="minorEastAsia" w:eastAsiaTheme="minorEastAsia"/>
          <w:w w:val="95"/>
          <w:sz w:val="24"/>
        </w:rPr>
        <w:t>行；节标题段前为</w:t>
      </w:r>
      <w:r>
        <w:rPr>
          <w:rFonts w:hint="default" w:ascii="Times New Roman" w:hAnsi="Times New Roman" w:cs="Times New Roman" w:eastAsiaTheme="minorEastAsia"/>
          <w:w w:val="95"/>
          <w:sz w:val="24"/>
        </w:rPr>
        <w:t>0.5</w:t>
      </w:r>
      <w:r>
        <w:rPr>
          <w:rFonts w:hint="eastAsia" w:asciiTheme="minorEastAsia" w:hAnsiTheme="minorEastAsia" w:eastAsiaTheme="minorEastAsia"/>
          <w:w w:val="95"/>
          <w:sz w:val="24"/>
        </w:rPr>
        <w:t>行，段后0.5行；标题以外的文字行距为“固定值”</w:t>
      </w:r>
      <w:r>
        <w:rPr>
          <w:rFonts w:hint="default" w:ascii="Times New Roman" w:hAnsi="Times New Roman" w:cs="Times New Roman" w:eastAsiaTheme="minorEastAsia"/>
          <w:w w:val="95"/>
          <w:sz w:val="24"/>
        </w:rPr>
        <w:t>23</w:t>
      </w:r>
      <w:r>
        <w:rPr>
          <w:rFonts w:hint="eastAsia" w:asciiTheme="minorEastAsia" w:hAnsiTheme="minorEastAsia" w:eastAsiaTheme="minorEastAsia"/>
          <w:w w:val="95"/>
          <w:sz w:val="24"/>
        </w:rPr>
        <w:t>磅，字符间距为“标准”。</w:t>
      </w:r>
    </w:p>
    <w:p w14:paraId="4DA9CFF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（七）摘要</w:t>
      </w:r>
    </w:p>
    <w:p w14:paraId="30E9F5D6">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摘要正文下空一行顶格打印“关键词”款项，每个关键词之间用“；”分开，最后一个关键词不打标点符号，英文摘要应另起一页。具体示例见中、英文摘要示例。.</w:t>
      </w:r>
    </w:p>
    <w:p w14:paraId="5C2E7265">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（八）目录</w:t>
      </w:r>
    </w:p>
    <w:p w14:paraId="242CE80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目录应包括章、节、条三级标题，目录和正文中的标题题序统一按照“</w:t>
      </w:r>
      <w:r>
        <w:rPr>
          <w:rFonts w:hint="default" w:ascii="Times New Roman" w:hAnsi="Times New Roman" w:cs="Times New Roman" w:eastAsiaTheme="minorEastAsia"/>
          <w:w w:val="95"/>
          <w:sz w:val="24"/>
        </w:rPr>
        <w:t>1</w:t>
      </w:r>
      <w:r>
        <w:rPr>
          <w:rFonts w:asciiTheme="minorEastAsia" w:hAnsiTheme="minorEastAsia" w:eastAsiaTheme="minorEastAsia"/>
          <w:w w:val="95"/>
          <w:sz w:val="24"/>
        </w:rPr>
        <w:t>……</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1.1</w:t>
      </w:r>
      <w:r>
        <w:rPr>
          <w:rFonts w:asciiTheme="minorEastAsia" w:hAnsiTheme="minorEastAsia" w:eastAsiaTheme="minorEastAsia"/>
          <w:w w:val="95"/>
          <w:sz w:val="24"/>
        </w:rPr>
        <w:t>……</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1.1.1</w:t>
      </w:r>
      <w:r>
        <w:rPr>
          <w:rFonts w:asciiTheme="minorEastAsia" w:hAnsiTheme="minorEastAsia" w:eastAsiaTheme="minorEastAsia"/>
          <w:w w:val="95"/>
          <w:sz w:val="24"/>
        </w:rPr>
        <w:t>……</w:t>
      </w:r>
      <w:r>
        <w:rPr>
          <w:rFonts w:hint="eastAsia" w:asciiTheme="minorEastAsia" w:hAnsiTheme="minorEastAsia" w:eastAsiaTheme="minorEastAsia"/>
          <w:w w:val="95"/>
          <w:sz w:val="24"/>
        </w:rPr>
        <w:t>”的格式编写，目录中各章节题序中的阿拉伯数字用Times New Roman体。</w:t>
      </w:r>
    </w:p>
    <w:p w14:paraId="4E5202B5">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目录的具体排版格式见目录示例。</w:t>
      </w:r>
    </w:p>
    <w:p w14:paraId="5C46CB14">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（九）正文</w:t>
      </w:r>
    </w:p>
    <w:p w14:paraId="17BD69A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正文各章节应拟标题，每章结束后应另起一页。标题要简明扼要，不应使用标点符号。各章、节、条的层次按照“</w:t>
      </w:r>
      <w:r>
        <w:rPr>
          <w:rFonts w:hint="default" w:ascii="Times New Roman" w:hAnsi="Times New Roman" w:cs="Times New Roman" w:eastAsiaTheme="minorEastAsia"/>
          <w:w w:val="95"/>
          <w:sz w:val="24"/>
        </w:rPr>
        <w:t>1</w:t>
      </w:r>
      <w:r>
        <w:rPr>
          <w:rFonts w:asciiTheme="minorEastAsia" w:hAnsiTheme="minorEastAsia" w:eastAsiaTheme="minorEastAsia"/>
          <w:w w:val="95"/>
          <w:sz w:val="24"/>
        </w:rPr>
        <w:t>……</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1.1</w:t>
      </w:r>
      <w:r>
        <w:rPr>
          <w:rFonts w:asciiTheme="minorEastAsia" w:hAnsiTheme="minorEastAsia" w:eastAsiaTheme="minorEastAsia"/>
          <w:w w:val="95"/>
          <w:sz w:val="24"/>
        </w:rPr>
        <w:t>……</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1.1.1</w:t>
      </w:r>
      <w:r>
        <w:rPr>
          <w:rFonts w:asciiTheme="minorEastAsia" w:hAnsiTheme="minorEastAsia" w:eastAsiaTheme="minorEastAsia"/>
          <w:w w:val="95"/>
          <w:sz w:val="24"/>
        </w:rPr>
        <w:t>……</w:t>
      </w:r>
      <w:r>
        <w:rPr>
          <w:rFonts w:hint="eastAsia" w:asciiTheme="minorEastAsia" w:hAnsiTheme="minorEastAsia" w:eastAsiaTheme="minorEastAsia"/>
          <w:w w:val="95"/>
          <w:sz w:val="24"/>
        </w:rPr>
        <w:t>”标识，条以下具体款项的层次依次按照“</w:t>
      </w:r>
      <w:r>
        <w:rPr>
          <w:rFonts w:hint="default" w:ascii="Times New Roman" w:hAnsi="Times New Roman" w:cs="Times New Roman" w:eastAsiaTheme="minorEastAsia"/>
          <w:w w:val="95"/>
          <w:sz w:val="24"/>
        </w:rPr>
        <w:t>1.1.1.1</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①</w:t>
      </w:r>
      <w:r>
        <w:rPr>
          <w:rFonts w:hint="eastAsia" w:asciiTheme="minorEastAsia" w:hAnsiTheme="minorEastAsia" w:eastAsiaTheme="minorEastAsia"/>
          <w:w w:val="95"/>
          <w:sz w:val="24"/>
        </w:rPr>
        <w:t>”标识。见正文示例。</w:t>
      </w:r>
    </w:p>
    <w:p w14:paraId="73390A61">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（十）引文标注</w:t>
      </w:r>
    </w:p>
    <w:p w14:paraId="6E5016D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 xml:space="preserve">论文中引用的文献的标注方法遵照GB/T </w:t>
      </w:r>
      <w:r>
        <w:rPr>
          <w:rFonts w:hint="default" w:ascii="Times New Roman" w:hAnsi="Times New Roman" w:cs="Times New Roman" w:eastAsiaTheme="minorEastAsia"/>
          <w:w w:val="95"/>
          <w:sz w:val="24"/>
        </w:rPr>
        <w:t>7714-2005</w:t>
      </w:r>
      <w:r>
        <w:rPr>
          <w:rFonts w:hint="eastAsia" w:asciiTheme="minorEastAsia" w:hAnsiTheme="minorEastAsia" w:eastAsiaTheme="minorEastAsia"/>
          <w:w w:val="95"/>
          <w:sz w:val="24"/>
        </w:rPr>
        <w:t>，采用顺序编码制，即按正文中引用的文献出现的先后顺序连续编码，将序号置于方括号中。例如引用单篇文献时，采用方括号上标的形式置于所引内容最末句的右上角，引文编号用阿拉伯数字置于半角方括号中，用小四号字体，如：“</w:t>
      </w:r>
      <w:r>
        <w:rPr>
          <w:rFonts w:asciiTheme="minorEastAsia" w:hAnsiTheme="minorEastAsia" w:eastAsiaTheme="minorEastAsia"/>
          <w:w w:val="95"/>
          <w:sz w:val="24"/>
        </w:rPr>
        <w:t>……</w:t>
      </w:r>
      <w:r>
        <w:rPr>
          <w:rFonts w:hint="eastAsia" w:asciiTheme="minorEastAsia" w:hAnsiTheme="minorEastAsia" w:eastAsiaTheme="minorEastAsia"/>
          <w:w w:val="95"/>
          <w:sz w:val="24"/>
        </w:rPr>
        <w:t>模式</w:t>
      </w:r>
      <w:r>
        <w:rPr>
          <w:rFonts w:hint="default" w:ascii="Times New Roman" w:hAnsi="Times New Roman" w:cs="Times New Roman" w:eastAsiaTheme="minorEastAsia"/>
          <w:w w:val="95"/>
          <w:sz w:val="28"/>
          <w:szCs w:val="28"/>
          <w:vertAlign w:val="superscript"/>
        </w:rPr>
        <w:t>[3]</w:t>
      </w:r>
      <w:r>
        <w:rPr>
          <w:rFonts w:hint="eastAsia" w:asciiTheme="minorEastAsia" w:hAnsiTheme="minorEastAsia" w:eastAsiaTheme="minorEastAsia"/>
          <w:w w:val="95"/>
          <w:sz w:val="24"/>
        </w:rPr>
        <w:t>”；同一处引用多篇文献时，应将各篇文献的序号在方括号内全部列出，各序号间用“,”分隔，如：“……的研究</w:t>
      </w:r>
      <w:r>
        <w:rPr>
          <w:rFonts w:hint="default" w:ascii="Times New Roman" w:hAnsi="Times New Roman" w:cs="Times New Roman" w:eastAsiaTheme="minorEastAsia"/>
          <w:w w:val="95"/>
          <w:sz w:val="24"/>
          <w:vertAlign w:val="superscript"/>
        </w:rPr>
        <w:t>[2,4,7]</w:t>
      </w:r>
      <w:r>
        <w:rPr>
          <w:rFonts w:hint="eastAsia" w:asciiTheme="minorEastAsia" w:hAnsiTheme="minorEastAsia" w:eastAsiaTheme="minorEastAsia"/>
          <w:w w:val="95"/>
          <w:sz w:val="24"/>
        </w:rPr>
        <w:t>”；如遇连续序号，起讫序号间用短横线连接，如：“……的研究</w:t>
      </w:r>
      <w:r>
        <w:rPr>
          <w:rFonts w:hint="default" w:ascii="Times New Roman" w:hAnsi="Times New Roman" w:cs="Times New Roman" w:eastAsiaTheme="minorEastAsia"/>
          <w:w w:val="95"/>
          <w:sz w:val="24"/>
          <w:vertAlign w:val="superscript"/>
        </w:rPr>
        <w:t>[4-7]</w:t>
      </w:r>
      <w:r>
        <w:rPr>
          <w:rFonts w:hint="eastAsia" w:asciiTheme="minorEastAsia" w:hAnsiTheme="minorEastAsia" w:eastAsiaTheme="minorEastAsia"/>
          <w:w w:val="95"/>
          <w:sz w:val="24"/>
        </w:rPr>
        <w:t>。各级标题不得使用引文标示。正文中如需对引文进行阐述时，引文序号应以逗号分隔并列排列于方括号中，如“文献[</w:t>
      </w:r>
      <w:r>
        <w:rPr>
          <w:rFonts w:hint="default" w:ascii="Times New Roman" w:hAnsi="Times New Roman" w:cs="Times New Roman" w:eastAsiaTheme="minorEastAsia"/>
          <w:w w:val="95"/>
          <w:sz w:val="24"/>
        </w:rPr>
        <w:t>1，2，6-9</w:t>
      </w:r>
      <w:r>
        <w:rPr>
          <w:rFonts w:hint="eastAsia" w:asciiTheme="minorEastAsia" w:hAnsiTheme="minorEastAsia" w:eastAsiaTheme="minorEastAsia"/>
          <w:w w:val="95"/>
          <w:sz w:val="24"/>
        </w:rPr>
        <w:t>]从不同角度阐述了</w:t>
      </w:r>
      <w:r>
        <w:rPr>
          <w:rFonts w:asciiTheme="minorEastAsia" w:hAnsiTheme="minorEastAsia" w:eastAsiaTheme="minorEastAsia"/>
          <w:w w:val="95"/>
          <w:sz w:val="24"/>
        </w:rPr>
        <w:t>……</w:t>
      </w:r>
      <w:r>
        <w:rPr>
          <w:rFonts w:hint="eastAsia" w:asciiTheme="minorEastAsia" w:hAnsiTheme="minorEastAsia" w:eastAsiaTheme="minorEastAsia"/>
          <w:w w:val="95"/>
          <w:sz w:val="24"/>
        </w:rPr>
        <w:t>”。</w:t>
      </w:r>
    </w:p>
    <w:p w14:paraId="118A535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论文后的参考文献著录格式见“（十七）参考文献”的说明。</w:t>
      </w:r>
    </w:p>
    <w:p w14:paraId="6621C0E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（十一）名词术语</w:t>
      </w:r>
    </w:p>
    <w:p w14:paraId="024E82F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全文应统一科技名词术语、行业通用术语以及设备、元器件的名称。有国家标准的应采用标准中规定的术语，没有国家标准的应使用行业通用术语或名称。特定含义的名词术语或新名词应加以说明或注释。</w:t>
      </w:r>
    </w:p>
    <w:p w14:paraId="2CF8A4A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（十二）物理量名称、符号与计量单位</w:t>
      </w:r>
    </w:p>
    <w:p w14:paraId="3C3F4CD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论文中某一物理量的名称和符号应统一，</w:t>
      </w:r>
      <w:r>
        <w:rPr>
          <w:rFonts w:asciiTheme="minorEastAsia" w:hAnsiTheme="minorEastAsia" w:eastAsiaTheme="minorEastAsia"/>
          <w:w w:val="95"/>
          <w:sz w:val="24"/>
        </w:rPr>
        <w:t>一律采用国务院发布的《中华人民共和国法定计量单位》，单位名称和符号的书写方式，应采用国际通用符号。</w:t>
      </w:r>
      <w:r>
        <w:rPr>
          <w:rFonts w:hint="eastAsia" w:asciiTheme="minorEastAsia" w:hAnsiTheme="minorEastAsia" w:eastAsiaTheme="minorEastAsia"/>
          <w:w w:val="95"/>
          <w:sz w:val="24"/>
        </w:rPr>
        <w:t>在不涉及具体数据表达时允许使用中文计量单位如“千克”。表达时刻应采用中文计量单位，如“下午3点10分”，不能写成“3h10min”。在表格中可以用“3:10PM”表示。</w:t>
      </w:r>
      <w:r>
        <w:rPr>
          <w:rFonts w:eastAsiaTheme="minorEastAsia"/>
          <w:w w:val="95"/>
          <w:sz w:val="24"/>
        </w:rPr>
        <w:t>单位中表示“千”的</w:t>
      </w:r>
      <w:r>
        <w:rPr>
          <w:rFonts w:hint="eastAsia" w:eastAsiaTheme="minorEastAsia"/>
          <w:w w:val="95"/>
          <w:sz w:val="24"/>
        </w:rPr>
        <w:t>k不能大写，必须小写，如k</w:t>
      </w:r>
      <w:r>
        <w:rPr>
          <w:rFonts w:eastAsiaTheme="minorEastAsia"/>
          <w:w w:val="95"/>
          <w:sz w:val="24"/>
        </w:rPr>
        <w:t>g,km,kHz等。</w:t>
      </w:r>
    </w:p>
    <w:p w14:paraId="3AE245E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物理量变量符号用斜体，物理量常量符号用正体、计量单位符号均用正体。</w:t>
      </w:r>
    </w:p>
    <w:p w14:paraId="5A95588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（十三）数字</w:t>
      </w:r>
    </w:p>
    <w:p w14:paraId="3F2333A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无特别约定情况下，一般均采用阿拉伯数字表示。年份一概用4位数字表示。小数的表示方法，一般情形下，小于</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的数，需在小数点之前加</w:t>
      </w:r>
      <w:r>
        <w:rPr>
          <w:rFonts w:hint="default" w:ascii="Times New Roman" w:hAnsi="Times New Roman" w:cs="Times New Roman" w:eastAsiaTheme="minorEastAsia"/>
          <w:w w:val="95"/>
          <w:sz w:val="24"/>
        </w:rPr>
        <w:t>0</w:t>
      </w:r>
      <w:r>
        <w:rPr>
          <w:rFonts w:hint="eastAsia" w:asciiTheme="minorEastAsia" w:hAnsiTheme="minorEastAsia" w:eastAsiaTheme="minorEastAsia"/>
          <w:w w:val="95"/>
          <w:sz w:val="24"/>
        </w:rPr>
        <w:t>。</w:t>
      </w:r>
      <w:r>
        <w:rPr>
          <w:rFonts w:eastAsiaTheme="minorEastAsia"/>
          <w:w w:val="95"/>
          <w:sz w:val="24"/>
        </w:rPr>
        <w:t>全文数字都要求设置为</w:t>
      </w:r>
      <w:r>
        <w:rPr>
          <w:rFonts w:hint="eastAsia" w:eastAsiaTheme="minorEastAsia"/>
          <w:w w:val="95"/>
          <w:sz w:val="24"/>
        </w:rPr>
        <w:t>t</w:t>
      </w:r>
      <w:r>
        <w:rPr>
          <w:rFonts w:eastAsiaTheme="minorEastAsia"/>
          <w:w w:val="95"/>
          <w:sz w:val="24"/>
        </w:rPr>
        <w:t>imes new roman字体。</w:t>
      </w:r>
    </w:p>
    <w:p w14:paraId="5A1734B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统计符号的字形格式，一般变量用斜体，常量用正体。</w:t>
      </w:r>
    </w:p>
    <w:p w14:paraId="05946E1C">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（十四）公式</w:t>
      </w:r>
    </w:p>
    <w:p w14:paraId="07F377A0">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公式应另起一行居中，统一用公式编辑器编辑。公式中字号不得大于正文字号，汉字字体为宋体，外文字母及符号采用Times New Roman体，常量用正体，变量用斜体表示。上、下标字母、数码和符号，位置高低要区别明显。公式与编号之间不加虚线。公式较长时应在“＝”前转行或在“＋、－、×、÷”运算符号处转行，若在“＝”前转行，等号应在转行后的行首，若在“＋、－、×、÷”运算符号处转行，运算符号转行后采用等号对齐的方式进行，公式的编号用圆括号括起来放在公式右边行末。</w:t>
      </w:r>
    </w:p>
    <w:p w14:paraId="25D1E19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公式序号按章编排，如第3章第2个公式序号为“（</w:t>
      </w:r>
      <w:r>
        <w:rPr>
          <w:rFonts w:hint="default" w:ascii="Times New Roman" w:hAnsi="Times New Roman" w:cs="Times New Roman" w:eastAsiaTheme="minorEastAsia"/>
          <w:w w:val="95"/>
          <w:sz w:val="24"/>
        </w:rPr>
        <w:t>3.2</w:t>
      </w:r>
      <w:r>
        <w:rPr>
          <w:rFonts w:hint="eastAsia" w:asciiTheme="minorEastAsia" w:hAnsiTheme="minorEastAsia" w:eastAsiaTheme="minorEastAsia"/>
          <w:w w:val="95"/>
          <w:sz w:val="24"/>
        </w:rPr>
        <w:t>）”，附录中的第n个公式用序号“（An）”表示。文中引用公式时，采用“见公式（</w:t>
      </w:r>
      <w:r>
        <w:rPr>
          <w:rFonts w:hint="default" w:ascii="Times New Roman" w:hAnsi="Times New Roman" w:cs="Times New Roman" w:eastAsiaTheme="minorEastAsia"/>
          <w:w w:val="95"/>
          <w:sz w:val="24"/>
        </w:rPr>
        <w:t>3.2</w:t>
      </w:r>
      <w:r>
        <w:rPr>
          <w:rFonts w:hint="eastAsia" w:asciiTheme="minorEastAsia" w:hAnsiTheme="minorEastAsia" w:eastAsiaTheme="minorEastAsia"/>
          <w:w w:val="95"/>
          <w:sz w:val="24"/>
        </w:rPr>
        <w:t>）”表述。具体见公式图表示例。</w:t>
      </w:r>
    </w:p>
    <w:p w14:paraId="579F79DD">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（十五）表格</w:t>
      </w:r>
    </w:p>
    <w:p w14:paraId="2341B46C">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每一个表格都应有表标题和表序号。表序号一般按章编排，如第2章第4个表的序号为“表</w:t>
      </w:r>
      <w:r>
        <w:rPr>
          <w:rFonts w:hint="default" w:ascii="Times New Roman" w:hAnsi="Times New Roman" w:cs="Times New Roman" w:eastAsiaTheme="minorEastAsia"/>
          <w:w w:val="95"/>
          <w:sz w:val="24"/>
        </w:rPr>
        <w:t>2.4</w:t>
      </w:r>
      <w:r>
        <w:rPr>
          <w:rFonts w:hint="eastAsia" w:asciiTheme="minorEastAsia" w:hAnsiTheme="minorEastAsia" w:eastAsiaTheme="minorEastAsia"/>
          <w:w w:val="95"/>
          <w:sz w:val="24"/>
        </w:rPr>
        <w:t>”。表标题和表序之间应空一格，表标题中不能使用标点符号，表标题和表序号居中置于表上方（五号宋体，数字和字母为五号Times New</w:t>
      </w:r>
      <w:r>
        <w:rPr>
          <w:rFonts w:asciiTheme="minorEastAsia" w:hAnsiTheme="minorEastAsia" w:eastAsiaTheme="minorEastAsia"/>
          <w:w w:val="95"/>
          <w:sz w:val="24"/>
        </w:rPr>
        <w:t xml:space="preserve"> Roman</w:t>
      </w:r>
      <w:r>
        <w:rPr>
          <w:rFonts w:hint="eastAsia" w:asciiTheme="minorEastAsia" w:hAnsiTheme="minorEastAsia" w:eastAsiaTheme="minorEastAsia"/>
          <w:w w:val="95"/>
          <w:sz w:val="24"/>
        </w:rPr>
        <w:t>）。引用表格应在表标题的右上角加引文序号。</w:t>
      </w:r>
    </w:p>
    <w:p w14:paraId="1255380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无特殊情况下，表与表标题、表序号为一个整体，不得拆开排版为两页。若一页无法显示，可采用在第二页添加“续表x.xx”方式进行。当页空白不够排版该表整体时，可将其后文字部分提前，将表移至次页最前面。</w:t>
      </w:r>
    </w:p>
    <w:p w14:paraId="00DFCC3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统计表一律采用三线表的标准格式，具体见公式图表示例。</w:t>
      </w:r>
    </w:p>
    <w:p w14:paraId="718B5240">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（十六）图</w:t>
      </w:r>
    </w:p>
    <w:p w14:paraId="5F0B52E7">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插图应与文字内容相符，技术内容正确。所有制图应符合国家标准和专业标准。对无规定符号的图形应采用该行业的常用画法。</w:t>
      </w:r>
    </w:p>
    <w:p w14:paraId="4779233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每幅插图应有图标题和图序号。图序号按章编排，如第1章第4幅插图序号为“图</w:t>
      </w:r>
      <w:r>
        <w:rPr>
          <w:rFonts w:hint="default" w:ascii="Times New Roman" w:hAnsi="Times New Roman" w:cs="Times New Roman" w:eastAsiaTheme="minorEastAsia"/>
          <w:w w:val="95"/>
          <w:sz w:val="24"/>
        </w:rPr>
        <w:t>1.4</w:t>
      </w:r>
      <w:r>
        <w:rPr>
          <w:rFonts w:hint="eastAsia" w:asciiTheme="minorEastAsia" w:hAnsiTheme="minorEastAsia" w:eastAsiaTheme="minorEastAsia"/>
          <w:w w:val="95"/>
          <w:sz w:val="24"/>
        </w:rPr>
        <w:t>”。图序号之后空一格写图标题，图序号和图标题居中置于图下方，用五号宋体，数字和字母为五号Times New</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Roman。引用图应在图标题右上角标注引文序号。图中若有分图，分图号用（a）、（b）等置于分图下、图标题之上。</w:t>
      </w:r>
    </w:p>
    <w:p w14:paraId="7F8E18D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图中的各部分中文或数字标示应置于图标题之上（有分图者置于分图序号之上），且字号不得大于正文字号。</w:t>
      </w:r>
    </w:p>
    <w:p w14:paraId="3A9D9E1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图与图标题、图序号为一个整体，一个图标题下图片过多，若一页无法显示，可采用在第二页添加“图x.xx（续）”方式进行。当页空白不够排版该图整体时，可将其后文字部分提前，将图移至次页最前面。</w:t>
      </w:r>
    </w:p>
    <w:p w14:paraId="0AC6B7A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对坐标轴必须用文字标识物理量名称，有数字标注的坐标图必须注明坐标单位。</w:t>
      </w:r>
    </w:p>
    <w:p w14:paraId="6F3A5664">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具体见公式图表示例。</w:t>
      </w:r>
    </w:p>
    <w:p w14:paraId="114D62E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（十七）注释</w:t>
      </w:r>
    </w:p>
    <w:p w14:paraId="57D24034">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注释是对论文中特定名词或新名词的注解。注释可用页末注或篇末注的一种。选择页末注的应在注释与正文之间加细线分隔，线宽度为1磅，线的长度不应超过纸张的三分之一宽度。同一页内列出多个注释的，应根据注释的先后顺序编排序号。字体为宋体五号，注释序号以“</w:t>
      </w:r>
      <w:r>
        <w:rPr>
          <w:rFonts w:hint="default" w:ascii="Times New Roman" w:hAnsi="Times New Roman" w:cs="Times New Roman" w:eastAsiaTheme="minorEastAsia"/>
          <w:w w:val="95"/>
          <w:sz w:val="24"/>
        </w:rPr>
        <w:t>①</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②</w:t>
      </w:r>
      <w:r>
        <w:rPr>
          <w:rFonts w:hint="eastAsia" w:asciiTheme="minorEastAsia" w:hAnsiTheme="minorEastAsia" w:eastAsiaTheme="minorEastAsia"/>
          <w:w w:val="95"/>
          <w:sz w:val="24"/>
        </w:rPr>
        <w:t>”等数字形式标示在被注释词条的右上角。页末或篇末注释条目的序号应按照“</w:t>
      </w:r>
      <w:r>
        <w:rPr>
          <w:rFonts w:hint="default" w:ascii="Times New Roman" w:hAnsi="Times New Roman" w:cs="Times New Roman" w:eastAsiaTheme="minorEastAsia"/>
          <w:w w:val="95"/>
          <w:sz w:val="24"/>
        </w:rPr>
        <w:t>①</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②</w:t>
      </w:r>
      <w:r>
        <w:rPr>
          <w:rFonts w:hint="eastAsia" w:asciiTheme="minorEastAsia" w:hAnsiTheme="minorEastAsia" w:eastAsiaTheme="minorEastAsia"/>
          <w:w w:val="95"/>
          <w:sz w:val="24"/>
        </w:rPr>
        <w:t>”等数字形式与被注释词条保持一致。</w:t>
      </w:r>
    </w:p>
    <w:p w14:paraId="20CDAE30">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（十八）参考文献</w:t>
      </w:r>
    </w:p>
    <w:p w14:paraId="1945585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 xml:space="preserve">参考文献的著录应符合国家标准GB/T </w:t>
      </w:r>
      <w:r>
        <w:rPr>
          <w:rFonts w:hint="default" w:ascii="Times New Roman" w:hAnsi="Times New Roman" w:cs="Times New Roman" w:eastAsiaTheme="minorEastAsia"/>
          <w:w w:val="95"/>
          <w:sz w:val="24"/>
        </w:rPr>
        <w:t>7714-2005</w:t>
      </w:r>
      <w:r>
        <w:rPr>
          <w:rFonts w:hint="eastAsia" w:asciiTheme="minorEastAsia" w:hAnsiTheme="minorEastAsia" w:eastAsiaTheme="minorEastAsia"/>
          <w:w w:val="95"/>
          <w:sz w:val="24"/>
        </w:rPr>
        <w:t>，所有被引用文献均要列入参考文献中，并按照被引用顺序排序。参考文献的序号左顶格，并用数字加方括号表示，与正文中的引文标注一致，如[</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2</w:t>
      </w:r>
      <w:r>
        <w:rPr>
          <w:rFonts w:hint="eastAsia" w:asciiTheme="minorEastAsia" w:hAnsiTheme="minorEastAsia" w:eastAsiaTheme="minorEastAsia"/>
          <w:w w:val="95"/>
          <w:sz w:val="24"/>
        </w:rPr>
        <w:t>]</w:t>
      </w:r>
      <w:r>
        <w:rPr>
          <w:rFonts w:asciiTheme="minorEastAsia" w:hAnsiTheme="minorEastAsia" w:eastAsiaTheme="minorEastAsia"/>
          <w:w w:val="95"/>
          <w:sz w:val="24"/>
        </w:rPr>
        <w:t>……</w:t>
      </w:r>
      <w:r>
        <w:rPr>
          <w:rFonts w:hint="eastAsia" w:asciiTheme="minorEastAsia" w:hAnsiTheme="minorEastAsia" w:eastAsiaTheme="minorEastAsia"/>
          <w:w w:val="95"/>
          <w:sz w:val="24"/>
        </w:rPr>
        <w:t>。</w:t>
      </w:r>
    </w:p>
    <w:p w14:paraId="145BDC9A">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参考文献一般包括专著、专著中的析出文献、连续出版物、连续出版物的析出文献、专利文献以及电子资源等。参考文献的著录信息一般包括责任者、提名、版本、出版项、页码、获取和访问路径、数字对象唯一标识符等，但不一定全部包括。</w:t>
      </w:r>
    </w:p>
    <w:p w14:paraId="232ABA3E">
      <w:pPr>
        <w:adjustRightInd w:val="0"/>
        <w:snapToGrid w:val="0"/>
        <w:spacing w:line="440" w:lineRule="exact"/>
        <w:ind w:firstLine="456" w:firstLineChars="200"/>
        <w:rPr>
          <w:rFonts w:asciiTheme="minorEastAsia" w:hAnsiTheme="minorEastAsia" w:eastAsiaTheme="minorEastAsia"/>
          <w:w w:val="95"/>
          <w:sz w:val="24"/>
        </w:rPr>
      </w:pP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.责任者主要负责创建信息资源（参考文献数据）的人或组织，包括著者、编者、学位论文撰写者、专利申请者或专利权人、报告撰写者、标准提出者、析出文献的著者等，它们往往出现在著录格式的最前面。</w:t>
      </w:r>
    </w:p>
    <w:p w14:paraId="39379C2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对于个人著者，采用姓在前、名在后的著录形式。欧美著者的名可用缩写字母，缩写名后省略缩写点。欧美著者的中译名只著录其姓（同姓不同名的欧美著者，需著录其名的首字母）。如表1所示。</w:t>
      </w:r>
    </w:p>
    <w:p w14:paraId="256DCCB9">
      <w:pPr>
        <w:adjustRightInd w:val="0"/>
        <w:snapToGrid w:val="0"/>
        <w:spacing w:line="440" w:lineRule="exact"/>
        <w:jc w:val="center"/>
        <w:rPr>
          <w:rFonts w:asciiTheme="minorEastAsia" w:hAnsiTheme="minorEastAsia" w:eastAsiaTheme="minorEastAsia"/>
          <w:w w:val="95"/>
          <w:sz w:val="24"/>
        </w:rPr>
      </w:pPr>
      <w:r>
        <w:rPr>
          <w:rFonts w:hint="eastAsia" w:asciiTheme="minorEastAsia" w:hAnsiTheme="minorEastAsia" w:eastAsiaTheme="minorEastAsia"/>
          <w:w w:val="95"/>
          <w:sz w:val="24"/>
        </w:rPr>
        <w:t>表</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 xml:space="preserve"> 个人责任者著录格式示例</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5"/>
        <w:gridCol w:w="3922"/>
      </w:tblGrid>
      <w:tr w14:paraId="6369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00539F2A">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原文献主要责任者</w:t>
            </w:r>
          </w:p>
        </w:tc>
        <w:tc>
          <w:tcPr>
            <w:tcW w:w="3922" w:type="dxa"/>
          </w:tcPr>
          <w:p w14:paraId="230DCC73">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参考文献著录格式</w:t>
            </w:r>
          </w:p>
        </w:tc>
      </w:tr>
      <w:tr w14:paraId="65A9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5442AA3C">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(明)李时珍</w:t>
            </w:r>
          </w:p>
        </w:tc>
        <w:tc>
          <w:tcPr>
            <w:tcW w:w="3922" w:type="dxa"/>
          </w:tcPr>
          <w:p w14:paraId="1C899871">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李时珍</w:t>
            </w:r>
          </w:p>
        </w:tc>
      </w:tr>
      <w:tr w14:paraId="2D4D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3F81E69B">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(瑞士)伊迪斯•乔纳斯</w:t>
            </w:r>
          </w:p>
        </w:tc>
        <w:tc>
          <w:tcPr>
            <w:tcW w:w="3922" w:type="dxa"/>
          </w:tcPr>
          <w:p w14:paraId="75789089">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乔纳斯</w:t>
            </w:r>
          </w:p>
        </w:tc>
      </w:tr>
      <w:tr w14:paraId="516EA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1EF8B67B">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(美)S.昂温(Stephen Unwin)</w:t>
            </w:r>
          </w:p>
        </w:tc>
        <w:tc>
          <w:tcPr>
            <w:tcW w:w="3922" w:type="dxa"/>
          </w:tcPr>
          <w:p w14:paraId="467D5690">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昂温</w:t>
            </w:r>
          </w:p>
        </w:tc>
      </w:tr>
      <w:tr w14:paraId="40E1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1E5EDF60">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(英)G.昂温(G.Unwin),P.S.昂温(P.S.Unwin)</w:t>
            </w:r>
          </w:p>
        </w:tc>
        <w:tc>
          <w:tcPr>
            <w:tcW w:w="3922" w:type="dxa"/>
          </w:tcPr>
          <w:p w14:paraId="38AC3107">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昂温G,昂温 P S</w:t>
            </w:r>
          </w:p>
        </w:tc>
      </w:tr>
      <w:tr w14:paraId="19D2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2EBC9BFD">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Albert Einstein</w:t>
            </w:r>
          </w:p>
        </w:tc>
        <w:tc>
          <w:tcPr>
            <w:tcW w:w="3922" w:type="dxa"/>
          </w:tcPr>
          <w:p w14:paraId="14B90A6F">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EINSTEIN A</w:t>
            </w:r>
          </w:p>
        </w:tc>
      </w:tr>
      <w:tr w14:paraId="5A3A7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2AB41BC3">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Amabel Williams-Ellis</w:t>
            </w:r>
          </w:p>
        </w:tc>
        <w:tc>
          <w:tcPr>
            <w:tcW w:w="3922" w:type="dxa"/>
          </w:tcPr>
          <w:p w14:paraId="5A99D2D7">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WILLIAMS-ELLIS A</w:t>
            </w:r>
          </w:p>
        </w:tc>
      </w:tr>
      <w:tr w14:paraId="3E1B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10A04E25">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Augustus De Morgan</w:t>
            </w:r>
          </w:p>
        </w:tc>
        <w:tc>
          <w:tcPr>
            <w:tcW w:w="3922" w:type="dxa"/>
          </w:tcPr>
          <w:p w14:paraId="70E28BD9">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DE MORGAN A</w:t>
            </w:r>
          </w:p>
        </w:tc>
      </w:tr>
      <w:tr w14:paraId="5A5B0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52B9EBB0">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Li Jiangning</w:t>
            </w:r>
          </w:p>
        </w:tc>
        <w:tc>
          <w:tcPr>
            <w:tcW w:w="3922" w:type="dxa"/>
          </w:tcPr>
          <w:p w14:paraId="4193B387">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LI Jiangning</w:t>
            </w:r>
          </w:p>
        </w:tc>
      </w:tr>
      <w:tr w14:paraId="6EF87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tcPr>
          <w:p w14:paraId="722D1715">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Li Jiangning</w:t>
            </w:r>
          </w:p>
        </w:tc>
        <w:tc>
          <w:tcPr>
            <w:tcW w:w="3922" w:type="dxa"/>
          </w:tcPr>
          <w:p w14:paraId="46DB87E0">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LI J N</w:t>
            </w:r>
          </w:p>
        </w:tc>
      </w:tr>
    </w:tbl>
    <w:p w14:paraId="4C12B6B4">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著作方式相同的责任者不超过</w:t>
      </w:r>
      <w:r>
        <w:rPr>
          <w:rFonts w:hint="default" w:ascii="Times New Roman" w:hAnsi="Times New Roman" w:cs="Times New Roman" w:eastAsiaTheme="minorEastAsia"/>
          <w:w w:val="95"/>
          <w:sz w:val="24"/>
        </w:rPr>
        <w:t>3</w:t>
      </w:r>
      <w:r>
        <w:rPr>
          <w:rFonts w:hint="eastAsia" w:asciiTheme="minorEastAsia" w:hAnsiTheme="minorEastAsia" w:eastAsiaTheme="minorEastAsia"/>
          <w:w w:val="95"/>
          <w:sz w:val="24"/>
        </w:rPr>
        <w:t>个时，全部照录。超过</w:t>
      </w:r>
      <w:r>
        <w:rPr>
          <w:rFonts w:hint="default" w:ascii="Times New Roman" w:hAnsi="Times New Roman" w:cs="Times New Roman" w:eastAsiaTheme="minorEastAsia"/>
          <w:w w:val="95"/>
          <w:sz w:val="24"/>
        </w:rPr>
        <w:t>3</w:t>
      </w:r>
      <w:r>
        <w:rPr>
          <w:rFonts w:hint="eastAsia" w:asciiTheme="minorEastAsia" w:hAnsiTheme="minorEastAsia" w:eastAsiaTheme="minorEastAsia"/>
          <w:w w:val="95"/>
          <w:sz w:val="24"/>
        </w:rPr>
        <w:t>个时，著录前</w:t>
      </w:r>
      <w:r>
        <w:rPr>
          <w:rFonts w:hint="default" w:ascii="Times New Roman" w:hAnsi="Times New Roman" w:cs="Times New Roman" w:eastAsiaTheme="minorEastAsia"/>
          <w:w w:val="95"/>
          <w:sz w:val="24"/>
        </w:rPr>
        <w:t>3</w:t>
      </w:r>
      <w:r>
        <w:rPr>
          <w:rFonts w:hint="eastAsia" w:asciiTheme="minorEastAsia" w:hAnsiTheme="minorEastAsia" w:eastAsiaTheme="minorEastAsia"/>
          <w:w w:val="95"/>
          <w:sz w:val="24"/>
        </w:rPr>
        <w:t>个责任者，其后加“,等”或与之相应的词。如表</w:t>
      </w:r>
      <w:r>
        <w:rPr>
          <w:rFonts w:hint="default" w:ascii="Times New Roman" w:hAnsi="Times New Roman" w:cs="Times New Roman" w:eastAsiaTheme="minorEastAsia"/>
          <w:w w:val="95"/>
          <w:sz w:val="24"/>
        </w:rPr>
        <w:t>2</w:t>
      </w:r>
      <w:r>
        <w:rPr>
          <w:rFonts w:hint="eastAsia" w:asciiTheme="minorEastAsia" w:hAnsiTheme="minorEastAsia" w:eastAsiaTheme="minorEastAsia"/>
          <w:w w:val="95"/>
          <w:sz w:val="24"/>
        </w:rPr>
        <w:t>所示。</w:t>
      </w:r>
    </w:p>
    <w:p w14:paraId="04F804B7">
      <w:pPr>
        <w:adjustRightInd w:val="0"/>
        <w:snapToGrid w:val="0"/>
        <w:spacing w:line="440" w:lineRule="exact"/>
        <w:jc w:val="center"/>
        <w:rPr>
          <w:rFonts w:asciiTheme="minorEastAsia" w:hAnsiTheme="minorEastAsia" w:eastAsiaTheme="minorEastAsia"/>
          <w:w w:val="95"/>
          <w:sz w:val="24"/>
        </w:rPr>
      </w:pPr>
      <w:r>
        <w:rPr>
          <w:rFonts w:hint="eastAsia" w:asciiTheme="minorEastAsia" w:hAnsiTheme="minorEastAsia" w:eastAsiaTheme="minorEastAsia"/>
          <w:w w:val="95"/>
          <w:sz w:val="24"/>
        </w:rPr>
        <w:t>表</w:t>
      </w:r>
      <w:r>
        <w:rPr>
          <w:rFonts w:hint="default" w:ascii="Times New Roman" w:hAnsi="Times New Roman" w:cs="Times New Roman" w:eastAsiaTheme="minorEastAsia"/>
          <w:w w:val="95"/>
          <w:sz w:val="24"/>
        </w:rPr>
        <w:t>2</w:t>
      </w:r>
      <w:r>
        <w:rPr>
          <w:rFonts w:hint="eastAsia" w:asciiTheme="minorEastAsia" w:hAnsiTheme="minorEastAsia" w:eastAsiaTheme="minorEastAsia"/>
          <w:w w:val="95"/>
          <w:sz w:val="24"/>
        </w:rPr>
        <w:t xml:space="preserve"> 多责任者著录格式示例</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75"/>
        <w:gridCol w:w="4402"/>
      </w:tblGrid>
      <w:tr w14:paraId="149D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8" w:type="dxa"/>
          </w:tcPr>
          <w:p w14:paraId="39D9947B">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原文献主要责任者</w:t>
            </w:r>
          </w:p>
        </w:tc>
        <w:tc>
          <w:tcPr>
            <w:tcW w:w="4451" w:type="dxa"/>
          </w:tcPr>
          <w:p w14:paraId="6B220EC5">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参考文献著录格式</w:t>
            </w:r>
          </w:p>
        </w:tc>
      </w:tr>
      <w:tr w14:paraId="74C3A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8" w:type="dxa"/>
          </w:tcPr>
          <w:p w14:paraId="7909B8CD">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钱学森  刘再复</w:t>
            </w:r>
          </w:p>
        </w:tc>
        <w:tc>
          <w:tcPr>
            <w:tcW w:w="4451" w:type="dxa"/>
          </w:tcPr>
          <w:p w14:paraId="0503904E">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钱学森,刘再复</w:t>
            </w:r>
          </w:p>
        </w:tc>
      </w:tr>
      <w:tr w14:paraId="310D3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8" w:type="dxa"/>
          </w:tcPr>
          <w:p w14:paraId="12298BFF">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李四光  华罗庚  茅以升</w:t>
            </w:r>
          </w:p>
        </w:tc>
        <w:tc>
          <w:tcPr>
            <w:tcW w:w="4451" w:type="dxa"/>
          </w:tcPr>
          <w:p w14:paraId="5EEC79E5">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李四光,华罗庚,茅以升</w:t>
            </w:r>
          </w:p>
        </w:tc>
      </w:tr>
      <w:tr w14:paraId="747D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8" w:type="dxa"/>
          </w:tcPr>
          <w:p w14:paraId="624D2526">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印森林  吴胜和  李俊飞  冯文杰</w:t>
            </w:r>
          </w:p>
        </w:tc>
        <w:tc>
          <w:tcPr>
            <w:tcW w:w="4451" w:type="dxa"/>
          </w:tcPr>
          <w:p w14:paraId="44971E96">
            <w:pPr>
              <w:adjustRightInd w:val="0"/>
              <w:snapToGrid w:val="0"/>
              <w:spacing w:line="440" w:lineRule="exact"/>
              <w:rPr>
                <w:rFonts w:asciiTheme="minorEastAsia" w:hAnsiTheme="minorEastAsia" w:eastAsiaTheme="minorEastAsia"/>
                <w:w w:val="95"/>
                <w:szCs w:val="21"/>
              </w:rPr>
            </w:pPr>
            <w:r>
              <w:rPr>
                <w:rFonts w:hint="eastAsia" w:asciiTheme="minorEastAsia" w:hAnsiTheme="minorEastAsia" w:eastAsiaTheme="minorEastAsia"/>
                <w:w w:val="95"/>
                <w:szCs w:val="21"/>
              </w:rPr>
              <w:t>印森林,吴胜和,李俊飞,等</w:t>
            </w:r>
          </w:p>
        </w:tc>
      </w:tr>
      <w:tr w14:paraId="7901C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8" w:type="dxa"/>
          </w:tcPr>
          <w:p w14:paraId="039B1BE6">
            <w:pPr>
              <w:adjustRightInd w:val="0"/>
              <w:snapToGrid w:val="0"/>
              <w:spacing w:line="440" w:lineRule="exact"/>
              <w:rPr>
                <w:rFonts w:asciiTheme="minorEastAsia" w:hAnsiTheme="minorEastAsia" w:eastAsiaTheme="minorEastAsia"/>
                <w:w w:val="95"/>
                <w:szCs w:val="21"/>
              </w:rPr>
            </w:pPr>
            <w:r>
              <w:rPr>
                <w:rFonts w:eastAsiaTheme="minorEastAsia"/>
                <w:w w:val="95"/>
                <w:szCs w:val="21"/>
              </w:rPr>
              <w:t>Evenst W. Fordham Amiad Ali David A. Turner John R. Charters</w:t>
            </w:r>
          </w:p>
        </w:tc>
        <w:tc>
          <w:tcPr>
            <w:tcW w:w="4451" w:type="dxa"/>
          </w:tcPr>
          <w:p w14:paraId="7089FED3">
            <w:pPr>
              <w:adjustRightInd w:val="0"/>
              <w:snapToGrid w:val="0"/>
              <w:spacing w:line="440" w:lineRule="exact"/>
              <w:rPr>
                <w:rFonts w:asciiTheme="minorEastAsia" w:hAnsiTheme="minorEastAsia" w:eastAsiaTheme="minorEastAsia"/>
                <w:w w:val="95"/>
                <w:szCs w:val="21"/>
              </w:rPr>
            </w:pPr>
            <w:r>
              <w:rPr>
                <w:rFonts w:eastAsiaTheme="minorEastAsia"/>
                <w:w w:val="95"/>
                <w:szCs w:val="21"/>
                <w:lang w:bidi="ar"/>
              </w:rPr>
              <w:t>FORDHAM E W,ALI A,TURNER D A,et al.</w:t>
            </w:r>
          </w:p>
        </w:tc>
      </w:tr>
    </w:tbl>
    <w:p w14:paraId="55543E4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无责任者或者责任者情况不明的文献，对于采用顺序编码制组织的参考文献可省略此项，直接著录题名。</w:t>
      </w:r>
    </w:p>
    <w:p w14:paraId="1BE72A8D">
      <w:pPr>
        <w:adjustRightInd w:val="0"/>
        <w:snapToGrid w:val="0"/>
        <w:spacing w:line="440" w:lineRule="exact"/>
        <w:ind w:firstLine="456" w:firstLineChars="200"/>
        <w:rPr>
          <w:rFonts w:asciiTheme="minorEastAsia" w:hAnsiTheme="minorEastAsia" w:eastAsiaTheme="minorEastAsia"/>
          <w:w w:val="95"/>
          <w:sz w:val="24"/>
        </w:rPr>
      </w:pPr>
      <w:r>
        <w:rPr>
          <w:rFonts w:hint="default" w:ascii="Times New Roman" w:hAnsi="Times New Roman" w:cs="Times New Roman" w:eastAsiaTheme="minorEastAsia"/>
          <w:w w:val="95"/>
          <w:sz w:val="24"/>
        </w:rPr>
        <w:t>2</w:t>
      </w:r>
      <w:r>
        <w:rPr>
          <w:rFonts w:hint="eastAsia" w:asciiTheme="minorEastAsia" w:hAnsiTheme="minorEastAsia" w:eastAsiaTheme="minorEastAsia"/>
          <w:w w:val="95"/>
          <w:sz w:val="24"/>
        </w:rPr>
        <w:t>.题名包括书名、刊名、报纸名、专利题名、报告名、标准名、学位论文名、档案名、舆图名、析出的文献名等，题名后往往使用“[ ]”符号标识文献类型的标识代码和电子资源文献载体的标识代码，如：[M/OL],标识文献类型是普通图书，文献载体是联机网络，即网上图书。以下是文献类型所对应的标识代码，以及电子资源载体的标识代码。</w:t>
      </w:r>
    </w:p>
    <w:p w14:paraId="4B447B1A">
      <w:pPr>
        <w:adjustRightInd w:val="0"/>
        <w:snapToGrid w:val="0"/>
        <w:spacing w:line="440" w:lineRule="exact"/>
        <w:jc w:val="center"/>
        <w:rPr>
          <w:rFonts w:asciiTheme="minorEastAsia" w:hAnsiTheme="minorEastAsia" w:eastAsiaTheme="minorEastAsia"/>
          <w:w w:val="95"/>
          <w:sz w:val="24"/>
        </w:rPr>
      </w:pPr>
    </w:p>
    <w:p w14:paraId="0E583280">
      <w:pPr>
        <w:adjustRightInd w:val="0"/>
        <w:snapToGrid w:val="0"/>
        <w:spacing w:line="440" w:lineRule="exact"/>
        <w:jc w:val="center"/>
        <w:rPr>
          <w:rFonts w:asciiTheme="minorEastAsia" w:hAnsiTheme="minorEastAsia" w:eastAsiaTheme="minorEastAsia"/>
          <w:w w:val="95"/>
          <w:sz w:val="24"/>
        </w:rPr>
      </w:pPr>
      <w:r>
        <w:rPr>
          <w:rFonts w:hint="eastAsia" w:asciiTheme="minorEastAsia" w:hAnsiTheme="minorEastAsia" w:eastAsiaTheme="minorEastAsia"/>
          <w:w w:val="95"/>
          <w:sz w:val="24"/>
        </w:rPr>
        <w:t>表</w:t>
      </w:r>
      <w:r>
        <w:rPr>
          <w:rFonts w:hint="default" w:ascii="Times New Roman" w:hAnsi="Times New Roman" w:cs="Times New Roman" w:eastAsiaTheme="minorEastAsia"/>
          <w:w w:val="95"/>
          <w:sz w:val="24"/>
        </w:rPr>
        <w:t>3</w:t>
      </w:r>
      <w:r>
        <w:rPr>
          <w:rFonts w:hint="eastAsia" w:asciiTheme="minorEastAsia" w:hAnsiTheme="minorEastAsia" w:eastAsiaTheme="minorEastAsia"/>
          <w:w w:val="95"/>
          <w:sz w:val="24"/>
        </w:rPr>
        <w:t xml:space="preserve"> </w:t>
      </w:r>
      <w:r>
        <w:rPr>
          <w:rFonts w:asciiTheme="minorEastAsia" w:hAnsiTheme="minorEastAsia" w:eastAsiaTheme="minorEastAsia"/>
          <w:w w:val="95"/>
          <w:sz w:val="24"/>
        </w:rPr>
        <w:t>文献类型和标识代码</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8"/>
        <w:gridCol w:w="2116"/>
        <w:gridCol w:w="1801"/>
        <w:gridCol w:w="2281"/>
      </w:tblGrid>
      <w:tr w14:paraId="22716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689612B8">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参考文献类型</w:t>
            </w:r>
          </w:p>
        </w:tc>
        <w:tc>
          <w:tcPr>
            <w:tcW w:w="2116" w:type="dxa"/>
          </w:tcPr>
          <w:p w14:paraId="6058FBDA">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文献类型标识代码</w:t>
            </w:r>
          </w:p>
        </w:tc>
        <w:tc>
          <w:tcPr>
            <w:tcW w:w="1801" w:type="dxa"/>
          </w:tcPr>
          <w:p w14:paraId="50C2C052">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参考文献类型</w:t>
            </w:r>
          </w:p>
        </w:tc>
        <w:tc>
          <w:tcPr>
            <w:tcW w:w="2281" w:type="dxa"/>
          </w:tcPr>
          <w:p w14:paraId="5A58F9BB">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文献类型标识代码</w:t>
            </w:r>
          </w:p>
        </w:tc>
      </w:tr>
      <w:tr w14:paraId="09490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72F02907">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普通图书</w:t>
            </w:r>
          </w:p>
        </w:tc>
        <w:tc>
          <w:tcPr>
            <w:tcW w:w="2116" w:type="dxa"/>
          </w:tcPr>
          <w:p w14:paraId="0262E191">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M</w:t>
            </w:r>
          </w:p>
        </w:tc>
        <w:tc>
          <w:tcPr>
            <w:tcW w:w="1801" w:type="dxa"/>
            <w:shd w:val="clear" w:color="auto" w:fill="auto"/>
          </w:tcPr>
          <w:p w14:paraId="26741A12">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专利</w:t>
            </w:r>
          </w:p>
        </w:tc>
        <w:tc>
          <w:tcPr>
            <w:tcW w:w="2281" w:type="dxa"/>
          </w:tcPr>
          <w:p w14:paraId="4F18E654">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P</w:t>
            </w:r>
          </w:p>
        </w:tc>
      </w:tr>
      <w:tr w14:paraId="25F4F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50C8956D">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会议录</w:t>
            </w:r>
          </w:p>
        </w:tc>
        <w:tc>
          <w:tcPr>
            <w:tcW w:w="2116" w:type="dxa"/>
          </w:tcPr>
          <w:p w14:paraId="3A1966D7">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C</w:t>
            </w:r>
          </w:p>
        </w:tc>
        <w:tc>
          <w:tcPr>
            <w:tcW w:w="1801" w:type="dxa"/>
            <w:shd w:val="clear" w:color="auto" w:fill="auto"/>
          </w:tcPr>
          <w:p w14:paraId="7B8B23B0">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数据库</w:t>
            </w:r>
          </w:p>
        </w:tc>
        <w:tc>
          <w:tcPr>
            <w:tcW w:w="2281" w:type="dxa"/>
          </w:tcPr>
          <w:p w14:paraId="23E5121F">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DB</w:t>
            </w:r>
          </w:p>
        </w:tc>
      </w:tr>
      <w:tr w14:paraId="4F454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42379577">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汇编</w:t>
            </w:r>
          </w:p>
        </w:tc>
        <w:tc>
          <w:tcPr>
            <w:tcW w:w="2116" w:type="dxa"/>
          </w:tcPr>
          <w:p w14:paraId="696DD1B7">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G</w:t>
            </w:r>
          </w:p>
        </w:tc>
        <w:tc>
          <w:tcPr>
            <w:tcW w:w="1801" w:type="dxa"/>
            <w:shd w:val="clear" w:color="auto" w:fill="auto"/>
          </w:tcPr>
          <w:p w14:paraId="3513515E">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计算机程序</w:t>
            </w:r>
          </w:p>
        </w:tc>
        <w:tc>
          <w:tcPr>
            <w:tcW w:w="2281" w:type="dxa"/>
          </w:tcPr>
          <w:p w14:paraId="41254E9A">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CP</w:t>
            </w:r>
          </w:p>
        </w:tc>
      </w:tr>
      <w:tr w14:paraId="7FE78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2EC4ED83">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报纸</w:t>
            </w:r>
          </w:p>
        </w:tc>
        <w:tc>
          <w:tcPr>
            <w:tcW w:w="2116" w:type="dxa"/>
          </w:tcPr>
          <w:p w14:paraId="53D88D9C">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N</w:t>
            </w:r>
          </w:p>
        </w:tc>
        <w:tc>
          <w:tcPr>
            <w:tcW w:w="1801" w:type="dxa"/>
          </w:tcPr>
          <w:p w14:paraId="35BD7D67">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电子公告</w:t>
            </w:r>
          </w:p>
        </w:tc>
        <w:tc>
          <w:tcPr>
            <w:tcW w:w="2281" w:type="dxa"/>
          </w:tcPr>
          <w:p w14:paraId="4180A931">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EB</w:t>
            </w:r>
          </w:p>
        </w:tc>
      </w:tr>
      <w:tr w14:paraId="17FB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71712FEC">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期刊</w:t>
            </w:r>
          </w:p>
        </w:tc>
        <w:tc>
          <w:tcPr>
            <w:tcW w:w="2116" w:type="dxa"/>
          </w:tcPr>
          <w:p w14:paraId="1E485E5B">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J</w:t>
            </w:r>
          </w:p>
        </w:tc>
        <w:tc>
          <w:tcPr>
            <w:tcW w:w="1801" w:type="dxa"/>
          </w:tcPr>
          <w:p w14:paraId="59589902">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档案</w:t>
            </w:r>
          </w:p>
        </w:tc>
        <w:tc>
          <w:tcPr>
            <w:tcW w:w="2281" w:type="dxa"/>
          </w:tcPr>
          <w:p w14:paraId="36F2B44C">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A</w:t>
            </w:r>
          </w:p>
        </w:tc>
      </w:tr>
      <w:tr w14:paraId="1D655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2C64BF54">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学位论文</w:t>
            </w:r>
          </w:p>
        </w:tc>
        <w:tc>
          <w:tcPr>
            <w:tcW w:w="2116" w:type="dxa"/>
          </w:tcPr>
          <w:p w14:paraId="300CC9C4">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D</w:t>
            </w:r>
          </w:p>
        </w:tc>
        <w:tc>
          <w:tcPr>
            <w:tcW w:w="1801" w:type="dxa"/>
          </w:tcPr>
          <w:p w14:paraId="75A52C48">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舆图</w:t>
            </w:r>
          </w:p>
        </w:tc>
        <w:tc>
          <w:tcPr>
            <w:tcW w:w="2281" w:type="dxa"/>
          </w:tcPr>
          <w:p w14:paraId="5CA0BC51">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CM</w:t>
            </w:r>
          </w:p>
        </w:tc>
      </w:tr>
      <w:tr w14:paraId="1206D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544DA9A1">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报告</w:t>
            </w:r>
          </w:p>
        </w:tc>
        <w:tc>
          <w:tcPr>
            <w:tcW w:w="2116" w:type="dxa"/>
          </w:tcPr>
          <w:p w14:paraId="42716A1E">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R</w:t>
            </w:r>
          </w:p>
        </w:tc>
        <w:tc>
          <w:tcPr>
            <w:tcW w:w="1801" w:type="dxa"/>
          </w:tcPr>
          <w:p w14:paraId="1400D891">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数据集</w:t>
            </w:r>
          </w:p>
        </w:tc>
        <w:tc>
          <w:tcPr>
            <w:tcW w:w="2281" w:type="dxa"/>
          </w:tcPr>
          <w:p w14:paraId="7F80FA14">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DS</w:t>
            </w:r>
          </w:p>
        </w:tc>
      </w:tr>
      <w:tr w14:paraId="643EB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8" w:type="dxa"/>
          </w:tcPr>
          <w:p w14:paraId="2B37136A">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标准</w:t>
            </w:r>
          </w:p>
        </w:tc>
        <w:tc>
          <w:tcPr>
            <w:tcW w:w="2116" w:type="dxa"/>
          </w:tcPr>
          <w:p w14:paraId="7AF0884B">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S</w:t>
            </w:r>
          </w:p>
        </w:tc>
        <w:tc>
          <w:tcPr>
            <w:tcW w:w="1801" w:type="dxa"/>
          </w:tcPr>
          <w:p w14:paraId="78A9ADB0">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其他</w:t>
            </w:r>
          </w:p>
        </w:tc>
        <w:tc>
          <w:tcPr>
            <w:tcW w:w="2281" w:type="dxa"/>
          </w:tcPr>
          <w:p w14:paraId="2079304D">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Z</w:t>
            </w:r>
          </w:p>
        </w:tc>
      </w:tr>
    </w:tbl>
    <w:p w14:paraId="559C0EE9">
      <w:pPr>
        <w:adjustRightInd w:val="0"/>
        <w:snapToGrid w:val="0"/>
        <w:spacing w:line="440" w:lineRule="exact"/>
        <w:ind w:firstLine="456" w:firstLineChars="200"/>
        <w:jc w:val="center"/>
        <w:rPr>
          <w:rFonts w:asciiTheme="minorEastAsia" w:hAnsiTheme="minorEastAsia" w:eastAsiaTheme="minorEastAsia"/>
          <w:w w:val="95"/>
          <w:sz w:val="24"/>
        </w:rPr>
      </w:pPr>
      <w:r>
        <w:rPr>
          <w:rFonts w:hint="eastAsia" w:asciiTheme="minorEastAsia" w:hAnsiTheme="minorEastAsia" w:eastAsiaTheme="minorEastAsia"/>
          <w:w w:val="95"/>
          <w:sz w:val="24"/>
        </w:rPr>
        <w:t>表</w:t>
      </w:r>
      <w:r>
        <w:rPr>
          <w:rFonts w:hint="default" w:ascii="Times New Roman" w:hAnsi="Times New Roman" w:cs="Times New Roman" w:eastAsiaTheme="minorEastAsia"/>
          <w:w w:val="95"/>
          <w:sz w:val="24"/>
        </w:rPr>
        <w:t>4</w:t>
      </w:r>
      <w:r>
        <w:rPr>
          <w:rFonts w:hint="eastAsia" w:asciiTheme="minorEastAsia" w:hAnsiTheme="minorEastAsia" w:eastAsiaTheme="minorEastAsia"/>
          <w:w w:val="95"/>
          <w:sz w:val="24"/>
        </w:rPr>
        <w:t xml:space="preserve"> 电子资源载体和标识代码</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gridCol w:w="1410"/>
        <w:gridCol w:w="2326"/>
        <w:gridCol w:w="1764"/>
      </w:tblGrid>
      <w:tr w14:paraId="2461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1" w:type="dxa"/>
          </w:tcPr>
          <w:p w14:paraId="5EF4EB44">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电子资源的载体类型</w:t>
            </w:r>
          </w:p>
        </w:tc>
        <w:tc>
          <w:tcPr>
            <w:tcW w:w="1410" w:type="dxa"/>
          </w:tcPr>
          <w:p w14:paraId="74F27BBF">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标识代码</w:t>
            </w:r>
          </w:p>
        </w:tc>
        <w:tc>
          <w:tcPr>
            <w:tcW w:w="2326" w:type="dxa"/>
          </w:tcPr>
          <w:p w14:paraId="15824BBF">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电子资源的载体类型</w:t>
            </w:r>
          </w:p>
        </w:tc>
        <w:tc>
          <w:tcPr>
            <w:tcW w:w="1764" w:type="dxa"/>
          </w:tcPr>
          <w:p w14:paraId="42A08D84">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标识代码</w:t>
            </w:r>
          </w:p>
        </w:tc>
      </w:tr>
      <w:tr w14:paraId="25252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tcPr>
          <w:p w14:paraId="5A863EBC">
            <w:pPr>
              <w:adjustRightInd w:val="0"/>
              <w:snapToGrid w:val="0"/>
              <w:spacing w:line="440" w:lineRule="exact"/>
              <w:rPr>
                <w:rFonts w:asciiTheme="minorEastAsia" w:hAnsiTheme="minorEastAsia" w:eastAsiaTheme="minorEastAsia"/>
                <w:w w:val="95"/>
                <w:sz w:val="24"/>
              </w:rPr>
            </w:pPr>
            <w:r>
              <w:rPr>
                <w:rFonts w:asciiTheme="minorEastAsia" w:hAnsiTheme="minorEastAsia" w:eastAsiaTheme="minorEastAsia"/>
                <w:w w:val="95"/>
                <w:sz w:val="24"/>
              </w:rPr>
              <w:t>磁带(magnetictape)</w:t>
            </w:r>
          </w:p>
        </w:tc>
        <w:tc>
          <w:tcPr>
            <w:tcW w:w="1410" w:type="dxa"/>
          </w:tcPr>
          <w:p w14:paraId="6B219127">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MT</w:t>
            </w:r>
          </w:p>
        </w:tc>
        <w:tc>
          <w:tcPr>
            <w:tcW w:w="2326" w:type="dxa"/>
          </w:tcPr>
          <w:p w14:paraId="01CA83BA">
            <w:pPr>
              <w:adjustRightInd w:val="0"/>
              <w:snapToGrid w:val="0"/>
              <w:spacing w:line="440" w:lineRule="exact"/>
              <w:rPr>
                <w:rFonts w:asciiTheme="minorEastAsia" w:hAnsiTheme="minorEastAsia" w:eastAsiaTheme="minorEastAsia"/>
                <w:w w:val="95"/>
                <w:sz w:val="24"/>
              </w:rPr>
            </w:pPr>
            <w:r>
              <w:rPr>
                <w:rFonts w:asciiTheme="minorEastAsia" w:hAnsiTheme="minorEastAsia" w:eastAsiaTheme="minorEastAsia"/>
                <w:w w:val="95"/>
                <w:sz w:val="24"/>
              </w:rPr>
              <w:t>光盘(CD-ROM)</w:t>
            </w:r>
          </w:p>
        </w:tc>
        <w:tc>
          <w:tcPr>
            <w:tcW w:w="1764" w:type="dxa"/>
          </w:tcPr>
          <w:p w14:paraId="512C221A">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CD</w:t>
            </w:r>
          </w:p>
        </w:tc>
      </w:tr>
      <w:tr w14:paraId="5FD39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tcPr>
          <w:p w14:paraId="1E58AAE4">
            <w:pPr>
              <w:adjustRightInd w:val="0"/>
              <w:snapToGrid w:val="0"/>
              <w:spacing w:line="440" w:lineRule="exact"/>
              <w:rPr>
                <w:rFonts w:asciiTheme="minorEastAsia" w:hAnsiTheme="minorEastAsia" w:eastAsiaTheme="minorEastAsia"/>
                <w:w w:val="95"/>
                <w:sz w:val="24"/>
              </w:rPr>
            </w:pPr>
            <w:r>
              <w:rPr>
                <w:rFonts w:asciiTheme="minorEastAsia" w:hAnsiTheme="minorEastAsia" w:eastAsiaTheme="minorEastAsia"/>
                <w:w w:val="95"/>
                <w:sz w:val="24"/>
              </w:rPr>
              <w:t>磁盘(disk)</w:t>
            </w:r>
          </w:p>
        </w:tc>
        <w:tc>
          <w:tcPr>
            <w:tcW w:w="1410" w:type="dxa"/>
          </w:tcPr>
          <w:p w14:paraId="4AA0B0A3">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DK</w:t>
            </w:r>
          </w:p>
        </w:tc>
        <w:tc>
          <w:tcPr>
            <w:tcW w:w="2326" w:type="dxa"/>
          </w:tcPr>
          <w:p w14:paraId="11A545D1">
            <w:pPr>
              <w:adjustRightInd w:val="0"/>
              <w:snapToGrid w:val="0"/>
              <w:spacing w:line="440" w:lineRule="exact"/>
              <w:rPr>
                <w:rFonts w:asciiTheme="minorEastAsia" w:hAnsiTheme="minorEastAsia" w:eastAsiaTheme="minorEastAsia"/>
                <w:w w:val="95"/>
                <w:sz w:val="24"/>
              </w:rPr>
            </w:pPr>
            <w:r>
              <w:rPr>
                <w:rFonts w:asciiTheme="minorEastAsia" w:hAnsiTheme="minorEastAsia" w:eastAsiaTheme="minorEastAsia"/>
                <w:w w:val="95"/>
                <w:sz w:val="24"/>
              </w:rPr>
              <w:t>联机网络(online)</w:t>
            </w:r>
          </w:p>
        </w:tc>
        <w:tc>
          <w:tcPr>
            <w:tcW w:w="1764" w:type="dxa"/>
          </w:tcPr>
          <w:p w14:paraId="0C742C49">
            <w:pPr>
              <w:adjustRightInd w:val="0"/>
              <w:snapToGrid w:val="0"/>
              <w:spacing w:line="440" w:lineRule="exact"/>
              <w:rPr>
                <w:rFonts w:asciiTheme="minorEastAsia" w:hAnsiTheme="minorEastAsia" w:eastAsiaTheme="minorEastAsia"/>
                <w:w w:val="95"/>
                <w:sz w:val="24"/>
              </w:rPr>
            </w:pPr>
            <w:r>
              <w:rPr>
                <w:rFonts w:hint="eastAsia" w:asciiTheme="minorEastAsia" w:hAnsiTheme="minorEastAsia" w:eastAsiaTheme="minorEastAsia"/>
                <w:w w:val="95"/>
                <w:sz w:val="24"/>
              </w:rPr>
              <w:t>OL</w:t>
            </w:r>
          </w:p>
        </w:tc>
      </w:tr>
    </w:tbl>
    <w:p w14:paraId="53ADF6D1">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每一条参考文献著录均以“.”结束。具体各类参考文献的编排格式如下（参考文献中的标点符号均以半角形式体现）：</w:t>
      </w:r>
    </w:p>
    <w:p w14:paraId="53E29ED2">
      <w:pPr>
        <w:adjustRightInd w:val="0"/>
        <w:snapToGrid w:val="0"/>
        <w:spacing w:line="440" w:lineRule="exact"/>
        <w:ind w:firstLine="456" w:firstLineChars="200"/>
        <w:rPr>
          <w:rFonts w:asciiTheme="minorEastAsia" w:hAnsiTheme="minorEastAsia" w:eastAsiaTheme="minorEastAsia"/>
          <w:w w:val="95"/>
          <w:sz w:val="24"/>
        </w:rPr>
      </w:pPr>
      <w:r>
        <w:rPr>
          <w:rFonts w:hint="default" w:ascii="Times New Roman" w:hAnsi="Times New Roman" w:cs="Times New Roman" w:eastAsiaTheme="minorEastAsia"/>
          <w:w w:val="95"/>
          <w:sz w:val="24"/>
        </w:rPr>
        <w:t>3</w:t>
      </w:r>
      <w:r>
        <w:rPr>
          <w:rFonts w:asciiTheme="minorEastAsia" w:hAnsiTheme="minorEastAsia" w:eastAsiaTheme="minorEastAsia"/>
          <w:w w:val="95"/>
          <w:sz w:val="24"/>
        </w:rPr>
        <w:t>.</w:t>
      </w:r>
      <w:r>
        <w:rPr>
          <w:rFonts w:hint="eastAsia" w:asciiTheme="minorEastAsia" w:hAnsiTheme="minorEastAsia" w:eastAsiaTheme="minorEastAsia"/>
          <w:w w:val="95"/>
          <w:sz w:val="24"/>
        </w:rPr>
        <w:t>专著是以单行本或多卷册（在限定的期限内出齐）形式出版的出版物，包括普通图书[M]、古籍[M]、学位论文[D]、会议文集[C]、汇编[G]、标准[S]、报告[R]、多卷书[M]、丛书[M]等，其著录格式为：</w:t>
      </w:r>
    </w:p>
    <w:p w14:paraId="37F3B18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主要责任者.</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提名:其他题目信息[文献类型标识/文献载体标识]. 其他责任者. 版本项. 出版地:出版者, 出版年:引文页码[引用日期]. 获取和访问路径. 数字对象唯一标识符.</w:t>
      </w:r>
    </w:p>
    <w:p w14:paraId="1AEEA70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示例：</w:t>
      </w:r>
    </w:p>
    <w:p w14:paraId="508B1568">
      <w:pPr>
        <w:adjustRightInd w:val="0"/>
        <w:snapToGrid w:val="0"/>
        <w:spacing w:line="440" w:lineRule="exact"/>
        <w:ind w:firstLine="456" w:firstLineChars="200"/>
        <w:rPr>
          <w:rFonts w:asciiTheme="minorEastAsia" w:hAnsiTheme="minorEastAsia" w:eastAsiaTheme="minorEastAsia"/>
          <w:w w:val="95"/>
          <w:sz w:val="24"/>
        </w:rPr>
      </w:pPr>
      <w:r>
        <w:rPr>
          <w:w w:val="95"/>
          <w:sz w:val="24"/>
        </w:rPr>
        <w:t>①</w:t>
      </w:r>
      <w:r>
        <w:rPr>
          <w:rFonts w:asciiTheme="minorEastAsia" w:hAnsiTheme="minorEastAsia" w:eastAsiaTheme="minorEastAsia"/>
          <w:w w:val="95"/>
          <w:sz w:val="24"/>
        </w:rPr>
        <w:t>文献是图书时，</w:t>
      </w:r>
      <w:r>
        <w:rPr>
          <w:rFonts w:hint="eastAsia" w:asciiTheme="minorEastAsia" w:hAnsiTheme="minorEastAsia" w:eastAsiaTheme="minorEastAsia"/>
          <w:w w:val="95"/>
          <w:sz w:val="24"/>
        </w:rPr>
        <w:t>著录</w:t>
      </w:r>
      <w:r>
        <w:rPr>
          <w:rFonts w:asciiTheme="minorEastAsia" w:hAnsiTheme="minorEastAsia" w:eastAsiaTheme="minorEastAsia"/>
          <w:w w:val="95"/>
          <w:sz w:val="24"/>
        </w:rPr>
        <w:t>格式</w:t>
      </w:r>
      <w:r>
        <w:rPr>
          <w:rFonts w:hint="eastAsia" w:asciiTheme="minorEastAsia" w:hAnsiTheme="minorEastAsia" w:eastAsiaTheme="minorEastAsia"/>
          <w:w w:val="95"/>
          <w:sz w:val="24"/>
        </w:rPr>
        <w:t>为</w:t>
      </w:r>
      <w:r>
        <w:rPr>
          <w:rFonts w:asciiTheme="minorEastAsia" w:hAnsiTheme="minorEastAsia" w:eastAsiaTheme="minorEastAsia"/>
          <w:w w:val="95"/>
          <w:sz w:val="24"/>
        </w:rPr>
        <w:t>：</w:t>
      </w:r>
    </w:p>
    <w:p w14:paraId="02C10A68">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[序号]</w:t>
      </w:r>
      <w:r>
        <w:rPr>
          <w:rFonts w:asciiTheme="minorEastAsia" w:hAnsiTheme="minorEastAsia" w:eastAsiaTheme="minorEastAsia"/>
          <w:w w:val="95"/>
          <w:sz w:val="24"/>
        </w:rPr>
        <w:t>作者. 书名</w:t>
      </w:r>
      <w:r>
        <w:rPr>
          <w:rFonts w:hint="eastAsia" w:asciiTheme="minorEastAsia" w:hAnsiTheme="minorEastAsia" w:eastAsiaTheme="minorEastAsia"/>
          <w:w w:val="95"/>
          <w:sz w:val="24"/>
        </w:rPr>
        <w:t>[M]:</w:t>
      </w:r>
      <w:r>
        <w:rPr>
          <w:rFonts w:asciiTheme="minorEastAsia" w:hAnsiTheme="minorEastAsia" w:eastAsiaTheme="minorEastAsia"/>
          <w:w w:val="95"/>
          <w:sz w:val="24"/>
        </w:rPr>
        <w:t>版次. 出版地</w:t>
      </w:r>
      <w:r>
        <w:rPr>
          <w:rFonts w:hint="eastAsia" w:asciiTheme="minorEastAsia" w:hAnsiTheme="minorEastAsia" w:eastAsiaTheme="minorEastAsia"/>
          <w:w w:val="95"/>
          <w:sz w:val="24"/>
        </w:rPr>
        <w:t>:</w:t>
      </w:r>
      <w:r>
        <w:rPr>
          <w:rFonts w:asciiTheme="minorEastAsia" w:hAnsiTheme="minorEastAsia" w:eastAsiaTheme="minorEastAsia"/>
          <w:w w:val="95"/>
          <w:sz w:val="24"/>
        </w:rPr>
        <w:t>出版单位</w:t>
      </w:r>
      <w:r>
        <w:rPr>
          <w:rFonts w:hint="eastAsia" w:asciiTheme="minorEastAsia" w:hAnsiTheme="minorEastAsia" w:eastAsiaTheme="minorEastAsia"/>
          <w:w w:val="95"/>
          <w:sz w:val="24"/>
        </w:rPr>
        <w:t>, 出版</w:t>
      </w:r>
      <w:r>
        <w:rPr>
          <w:rFonts w:asciiTheme="minorEastAsia" w:hAnsiTheme="minorEastAsia" w:eastAsiaTheme="minorEastAsia"/>
          <w:w w:val="95"/>
          <w:sz w:val="24"/>
        </w:rPr>
        <w:t>年份</w:t>
      </w:r>
      <w:r>
        <w:rPr>
          <w:rFonts w:hint="eastAsia" w:asciiTheme="minorEastAsia" w:hAnsiTheme="minorEastAsia" w:eastAsiaTheme="minorEastAsia"/>
          <w:w w:val="95"/>
          <w:sz w:val="24"/>
        </w:rPr>
        <w:t>:引文</w:t>
      </w:r>
      <w:r>
        <w:rPr>
          <w:rFonts w:asciiTheme="minorEastAsia" w:hAnsiTheme="minorEastAsia" w:eastAsiaTheme="minorEastAsia"/>
          <w:w w:val="95"/>
          <w:sz w:val="24"/>
        </w:rPr>
        <w:t>页码</w:t>
      </w:r>
      <w:r>
        <w:rPr>
          <w:rFonts w:hint="eastAsia" w:asciiTheme="minorEastAsia" w:hAnsiTheme="minorEastAsia" w:eastAsiaTheme="minorEastAsia"/>
          <w:w w:val="95"/>
          <w:sz w:val="24"/>
        </w:rPr>
        <w:t>.</w:t>
      </w:r>
    </w:p>
    <w:p w14:paraId="42B8E02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]哈里森,沃尔德伦. 经济数学与金融数学[M]. 谢远涛,译. 北京:中国人民大学出版社,</w:t>
      </w:r>
      <w:r>
        <w:rPr>
          <w:rFonts w:hint="default" w:ascii="Times New Roman" w:hAnsi="Times New Roman" w:cs="Times New Roman" w:eastAsiaTheme="minorEastAsia"/>
          <w:w w:val="95"/>
          <w:sz w:val="24"/>
        </w:rPr>
        <w:t>2012:235-236</w:t>
      </w:r>
      <w:r>
        <w:rPr>
          <w:rFonts w:hint="eastAsia" w:asciiTheme="minorEastAsia" w:hAnsiTheme="minorEastAsia" w:eastAsiaTheme="minorEastAsia"/>
          <w:w w:val="95"/>
          <w:sz w:val="24"/>
        </w:rPr>
        <w:t>.</w:t>
      </w:r>
    </w:p>
    <w:p w14:paraId="497CA7CA">
      <w:pPr>
        <w:adjustRightInd w:val="0"/>
        <w:snapToGrid w:val="0"/>
        <w:spacing w:line="440" w:lineRule="exact"/>
        <w:ind w:firstLine="456" w:firstLineChars="200"/>
        <w:rPr>
          <w:rFonts w:hint="default" w:ascii="Times New Roman" w:hAnsi="Times New Roman" w:cs="Times New Roman"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2</w:t>
      </w:r>
      <w:r>
        <w:rPr>
          <w:rFonts w:hint="eastAsia" w:asciiTheme="minorEastAsia" w:hAnsiTheme="minorEastAsia" w:eastAsiaTheme="minorEastAsia"/>
          <w:w w:val="95"/>
          <w:sz w:val="24"/>
        </w:rPr>
        <w:t>]北京市政协民族和宗教委员会,北京联合大学民族与宗教研究所. 历代王朝与民族宗教[M]. 北京:民族出版社,</w:t>
      </w:r>
      <w:r>
        <w:rPr>
          <w:rFonts w:hint="default" w:ascii="Times New Roman" w:hAnsi="Times New Roman" w:cs="Times New Roman" w:eastAsiaTheme="minorEastAsia"/>
          <w:w w:val="95"/>
          <w:sz w:val="24"/>
        </w:rPr>
        <w:t>2012:112.</w:t>
      </w:r>
    </w:p>
    <w:p w14:paraId="4E3DDCE1">
      <w:pPr>
        <w:adjustRightInd w:val="0"/>
        <w:snapToGrid w:val="0"/>
        <w:spacing w:line="440" w:lineRule="exact"/>
        <w:ind w:firstLine="456" w:firstLineChars="200"/>
        <w:rPr>
          <w:rFonts w:asciiTheme="minorEastAsia" w:hAnsiTheme="minorEastAsia" w:eastAsiaTheme="minorEastAsia"/>
          <w:w w:val="95"/>
          <w:sz w:val="24"/>
        </w:rPr>
      </w:pPr>
      <w:r>
        <w:rPr>
          <w:w w:val="95"/>
          <w:sz w:val="24"/>
        </w:rPr>
        <w:t>②</w:t>
      </w:r>
      <w:r>
        <w:rPr>
          <w:rFonts w:hint="eastAsia" w:asciiTheme="minorEastAsia" w:hAnsiTheme="minorEastAsia" w:eastAsiaTheme="minorEastAsia"/>
          <w:w w:val="95"/>
          <w:sz w:val="24"/>
        </w:rPr>
        <w:t>文献是会议论文集时，著录格式为：</w:t>
      </w:r>
    </w:p>
    <w:p w14:paraId="364F7E2D">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w:t>
      </w:r>
      <w:r>
        <w:rPr>
          <w:rFonts w:asciiTheme="minorEastAsia" w:hAnsiTheme="minorEastAsia" w:eastAsiaTheme="minorEastAsia"/>
          <w:w w:val="95"/>
          <w:sz w:val="24"/>
        </w:rPr>
        <w:t xml:space="preserve">作者. </w:t>
      </w:r>
      <w:r>
        <w:rPr>
          <w:rFonts w:hint="eastAsia" w:asciiTheme="minorEastAsia" w:hAnsiTheme="minorEastAsia" w:eastAsiaTheme="minorEastAsia"/>
          <w:w w:val="95"/>
          <w:sz w:val="24"/>
        </w:rPr>
        <w:t>论文集名[C]</w:t>
      </w:r>
      <w:r>
        <w:rPr>
          <w:rFonts w:eastAsiaTheme="minorEastAsia"/>
          <w:sz w:val="24"/>
        </w:rPr>
        <w:t>.</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出版地:出版单位,出版</w:t>
      </w:r>
      <w:r>
        <w:rPr>
          <w:rFonts w:asciiTheme="minorEastAsia" w:hAnsiTheme="minorEastAsia" w:eastAsiaTheme="minorEastAsia"/>
          <w:w w:val="95"/>
          <w:sz w:val="24"/>
        </w:rPr>
        <w:t>年份:起止页码</w:t>
      </w:r>
      <w:r>
        <w:rPr>
          <w:rFonts w:hint="eastAsia" w:asciiTheme="minorEastAsia" w:hAnsiTheme="minorEastAsia" w:eastAsiaTheme="minorEastAsia"/>
          <w:w w:val="95"/>
          <w:sz w:val="24"/>
        </w:rPr>
        <w:t>.</w:t>
      </w:r>
    </w:p>
    <w:p w14:paraId="22A86768">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]牛志明,斯温兰德,雷光春. 综合湿地管理国际研讨会论文集[C]. 北京:海洋出版社,</w:t>
      </w:r>
      <w:r>
        <w:rPr>
          <w:rFonts w:hint="default" w:ascii="Times New Roman" w:hAnsi="Times New Roman" w:cs="Times New Roman" w:eastAsiaTheme="minorEastAsia"/>
          <w:w w:val="95"/>
          <w:sz w:val="24"/>
        </w:rPr>
        <w:t>2012</w:t>
      </w:r>
      <w:r>
        <w:rPr>
          <w:rFonts w:hint="eastAsia" w:asciiTheme="minorEastAsia" w:hAnsiTheme="minorEastAsia" w:eastAsiaTheme="minorEastAsia"/>
          <w:w w:val="95"/>
          <w:sz w:val="24"/>
        </w:rPr>
        <w:t>.</w:t>
      </w:r>
    </w:p>
    <w:p w14:paraId="3193B934">
      <w:pPr>
        <w:adjustRightInd w:val="0"/>
        <w:snapToGrid w:val="0"/>
        <w:spacing w:line="440" w:lineRule="exact"/>
        <w:ind w:firstLine="456" w:firstLineChars="200"/>
        <w:rPr>
          <w:rFonts w:asciiTheme="minorEastAsia" w:hAnsiTheme="minorEastAsia" w:eastAsiaTheme="minorEastAsia"/>
          <w:w w:val="95"/>
          <w:sz w:val="24"/>
        </w:rPr>
      </w:pPr>
      <w:r>
        <w:rPr>
          <w:w w:val="95"/>
          <w:sz w:val="24"/>
        </w:rPr>
        <w:t>③</w:t>
      </w:r>
      <w:r>
        <w:rPr>
          <w:rFonts w:hint="eastAsia" w:asciiTheme="minorEastAsia" w:hAnsiTheme="minorEastAsia" w:eastAsiaTheme="minorEastAsia"/>
          <w:w w:val="95"/>
          <w:sz w:val="24"/>
        </w:rPr>
        <w:t>文献是学位论文时，著录格式为:</w:t>
      </w:r>
    </w:p>
    <w:p w14:paraId="0B34D11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w:t>
      </w:r>
      <w:r>
        <w:rPr>
          <w:rFonts w:asciiTheme="minorEastAsia" w:hAnsiTheme="minorEastAsia" w:eastAsiaTheme="minorEastAsia"/>
          <w:w w:val="95"/>
          <w:sz w:val="24"/>
        </w:rPr>
        <w:t xml:space="preserve">作者. </w:t>
      </w:r>
      <w:r>
        <w:rPr>
          <w:rFonts w:hint="eastAsia" w:asciiTheme="minorEastAsia" w:hAnsiTheme="minorEastAsia" w:eastAsiaTheme="minorEastAsia"/>
          <w:w w:val="95"/>
          <w:sz w:val="24"/>
        </w:rPr>
        <w:t>论文</w:t>
      </w:r>
      <w:r>
        <w:rPr>
          <w:rFonts w:asciiTheme="minorEastAsia" w:hAnsiTheme="minorEastAsia" w:eastAsiaTheme="minorEastAsia"/>
          <w:w w:val="95"/>
          <w:sz w:val="24"/>
        </w:rPr>
        <w:t>题目</w:t>
      </w:r>
      <w:r>
        <w:rPr>
          <w:rFonts w:hint="eastAsia" w:asciiTheme="minorEastAsia" w:hAnsiTheme="minorEastAsia" w:eastAsiaTheme="minorEastAsia"/>
          <w:w w:val="95"/>
          <w:sz w:val="24"/>
        </w:rPr>
        <w:t>[D]</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保存地:保存单位,</w:t>
      </w:r>
      <w:r>
        <w:rPr>
          <w:rFonts w:asciiTheme="minorEastAsia" w:hAnsiTheme="minorEastAsia" w:eastAsiaTheme="minorEastAsia"/>
          <w:w w:val="95"/>
          <w:sz w:val="24"/>
        </w:rPr>
        <w:t>年份</w:t>
      </w:r>
      <w:r>
        <w:rPr>
          <w:rFonts w:hint="eastAsia" w:asciiTheme="minorEastAsia" w:hAnsiTheme="minorEastAsia" w:eastAsiaTheme="minorEastAsia"/>
          <w:w w:val="95"/>
          <w:sz w:val="24"/>
        </w:rPr>
        <w:t>.</w:t>
      </w:r>
    </w:p>
    <w:p w14:paraId="04471B7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]CALMS R B. Infrared spectroscopic studies on solid oxygen[D]. Berkeley:Univ.ofCalifornia,</w:t>
      </w:r>
      <w:r>
        <w:rPr>
          <w:rFonts w:hint="default" w:ascii="Times New Roman" w:hAnsi="Times New Roman" w:cs="Times New Roman" w:eastAsiaTheme="minorEastAsia"/>
          <w:w w:val="95"/>
          <w:sz w:val="24"/>
        </w:rPr>
        <w:t>1965</w:t>
      </w:r>
      <w:r>
        <w:rPr>
          <w:rFonts w:hint="eastAsia" w:asciiTheme="minorEastAsia" w:hAnsiTheme="minorEastAsia" w:eastAsiaTheme="minorEastAsia"/>
          <w:w w:val="95"/>
          <w:sz w:val="24"/>
        </w:rPr>
        <w:t>.</w:t>
      </w:r>
    </w:p>
    <w:p w14:paraId="36F5FE46">
      <w:pPr>
        <w:adjustRightInd w:val="0"/>
        <w:snapToGrid w:val="0"/>
        <w:spacing w:line="440" w:lineRule="exact"/>
        <w:ind w:firstLine="456" w:firstLineChars="200"/>
        <w:jc w:val="left"/>
        <w:rPr>
          <w:rFonts w:asciiTheme="minorEastAsia" w:hAnsiTheme="minorEastAsia" w:eastAsiaTheme="minorEastAsia"/>
          <w:w w:val="95"/>
          <w:sz w:val="24"/>
        </w:rPr>
      </w:pPr>
      <w:r>
        <w:rPr>
          <w:rFonts w:asciiTheme="minorEastAsia" w:hAnsiTheme="minorEastAsia" w:eastAsiaTheme="minorEastAsia"/>
          <w:w w:val="95"/>
          <w:sz w:val="24"/>
        </w:rPr>
        <w:t>[</w:t>
      </w:r>
      <w:r>
        <w:rPr>
          <w:rFonts w:hint="default" w:ascii="Times New Roman" w:hAnsi="Times New Roman" w:cs="Times New Roman" w:eastAsiaTheme="minorEastAsia"/>
          <w:w w:val="95"/>
          <w:sz w:val="24"/>
        </w:rPr>
        <w:t>2</w:t>
      </w:r>
      <w:r>
        <w:rPr>
          <w:rFonts w:asciiTheme="minorEastAsia" w:hAnsiTheme="minorEastAsia" w:eastAsiaTheme="minorEastAsia"/>
          <w:w w:val="95"/>
          <w:sz w:val="24"/>
        </w:rPr>
        <w:t>]吴云芳.</w:t>
      </w:r>
      <w:r>
        <w:rPr>
          <w:rFonts w:hint="eastAsia" w:asciiTheme="minorEastAsia" w:hAnsiTheme="minorEastAsia" w:eastAsiaTheme="minorEastAsia"/>
          <w:w w:val="95"/>
          <w:sz w:val="24"/>
        </w:rPr>
        <w:t xml:space="preserve"> </w:t>
      </w:r>
      <w:r>
        <w:rPr>
          <w:rFonts w:asciiTheme="minorEastAsia" w:hAnsiTheme="minorEastAsia" w:eastAsiaTheme="minorEastAsia"/>
          <w:w w:val="95"/>
          <w:sz w:val="24"/>
        </w:rPr>
        <w:t>面向中文信息处理的现代汉语并列结构研究[D/OL].</w:t>
      </w:r>
      <w:r>
        <w:rPr>
          <w:rFonts w:hint="eastAsia" w:asciiTheme="minorEastAsia" w:hAnsiTheme="minorEastAsia" w:eastAsiaTheme="minorEastAsia"/>
          <w:w w:val="95"/>
          <w:sz w:val="24"/>
        </w:rPr>
        <w:t xml:space="preserve"> </w:t>
      </w:r>
      <w:r>
        <w:rPr>
          <w:rFonts w:asciiTheme="minorEastAsia" w:hAnsiTheme="minorEastAsia" w:eastAsiaTheme="minorEastAsia"/>
          <w:w w:val="95"/>
          <w:sz w:val="24"/>
        </w:rPr>
        <w:t>北京:北京大学,</w:t>
      </w:r>
      <w:r>
        <w:rPr>
          <w:rFonts w:hint="eastAsia" w:asciiTheme="minorEastAsia" w:hAnsiTheme="minorEastAsia" w:eastAsiaTheme="minorEastAsia"/>
          <w:w w:val="95"/>
          <w:sz w:val="24"/>
        </w:rPr>
        <w:t xml:space="preserve"> </w:t>
      </w:r>
      <w:r>
        <w:rPr>
          <w:rFonts w:hint="default" w:ascii="Times New Roman" w:hAnsi="Times New Roman" w:cs="Times New Roman" w:eastAsiaTheme="minorEastAsia"/>
          <w:w w:val="95"/>
          <w:sz w:val="24"/>
        </w:rPr>
        <w:t>2003</w:t>
      </w:r>
      <w:r>
        <w:rPr>
          <w:rFonts w:asciiTheme="minorEastAsia" w:hAnsiTheme="minorEastAsia" w:eastAsiaTheme="minorEastAsia"/>
          <w:w w:val="95"/>
          <w:sz w:val="24"/>
        </w:rPr>
        <w:t>[</w:t>
      </w:r>
      <w:r>
        <w:rPr>
          <w:rFonts w:hint="default" w:ascii="Times New Roman" w:hAnsi="Times New Roman" w:cs="Times New Roman" w:eastAsiaTheme="minorEastAsia"/>
          <w:w w:val="95"/>
          <w:sz w:val="24"/>
        </w:rPr>
        <w:t>2013-10-14</w:t>
      </w:r>
      <w:r>
        <w:rPr>
          <w:rFonts w:asciiTheme="minorEastAsia" w:hAnsiTheme="minorEastAsia" w:eastAsiaTheme="minorEastAsia"/>
          <w:w w:val="95"/>
          <w:sz w:val="24"/>
        </w:rPr>
        <w:t>].</w:t>
      </w:r>
      <w:r>
        <w:rPr>
          <w:rFonts w:hint="eastAsia" w:asciiTheme="minorEastAsia" w:hAnsiTheme="minorEastAsia" w:eastAsiaTheme="minorEastAsia"/>
          <w:w w:val="95"/>
          <w:sz w:val="24"/>
        </w:rPr>
        <w:t xml:space="preserve"> </w:t>
      </w:r>
      <w:r>
        <w:fldChar w:fldCharType="begin"/>
      </w:r>
      <w:r>
        <w:instrText xml:space="preserve"> HYPERLINK "http://thesis.lib.pku.edu.cn/dlib/List.asp" </w:instrText>
      </w:r>
      <w:r>
        <w:fldChar w:fldCharType="separate"/>
      </w:r>
      <w:r>
        <w:rPr>
          <w:rStyle w:val="18"/>
          <w:rFonts w:asciiTheme="minorEastAsia" w:hAnsiTheme="minorEastAsia" w:eastAsiaTheme="minorEastAsia"/>
          <w:color w:val="auto"/>
          <w:w w:val="95"/>
          <w:sz w:val="24"/>
          <w:u w:val="none"/>
        </w:rPr>
        <w:t>http://thesis.lib.pku.edu.cn/dlib/List</w:t>
      </w:r>
      <w:r>
        <w:rPr>
          <w:rStyle w:val="18"/>
          <w:rFonts w:hint="eastAsia" w:asciiTheme="minorEastAsia" w:hAnsiTheme="minorEastAsia" w:eastAsiaTheme="minorEastAsia"/>
          <w:color w:val="auto"/>
          <w:w w:val="95"/>
          <w:sz w:val="24"/>
          <w:u w:val="none"/>
        </w:rPr>
        <w:t>.</w:t>
      </w:r>
      <w:r>
        <w:rPr>
          <w:rStyle w:val="18"/>
          <w:rFonts w:asciiTheme="minorEastAsia" w:hAnsiTheme="minorEastAsia" w:eastAsiaTheme="minorEastAsia"/>
          <w:color w:val="auto"/>
          <w:w w:val="95"/>
          <w:sz w:val="24"/>
          <w:u w:val="none"/>
        </w:rPr>
        <w:t>asp</w:t>
      </w:r>
      <w:r>
        <w:rPr>
          <w:rStyle w:val="18"/>
          <w:rFonts w:asciiTheme="minorEastAsia" w:hAnsiTheme="minorEastAsia" w:eastAsiaTheme="minorEastAsia"/>
          <w:color w:val="auto"/>
          <w:w w:val="95"/>
          <w:sz w:val="24"/>
          <w:u w:val="none"/>
        </w:rPr>
        <w:fldChar w:fldCharType="end"/>
      </w:r>
      <w:r>
        <w:rPr>
          <w:rFonts w:asciiTheme="minorEastAsia" w:hAnsiTheme="minorEastAsia" w:eastAsiaTheme="minorEastAsia"/>
          <w:w w:val="95"/>
          <w:sz w:val="24"/>
        </w:rPr>
        <w:t>?lang=gb&amp;type</w:t>
      </w:r>
      <w:r>
        <w:rPr>
          <w:rFonts w:hint="eastAsia" w:asciiTheme="minorEastAsia" w:hAnsiTheme="minorEastAsia" w:eastAsiaTheme="minorEastAsia"/>
          <w:w w:val="95"/>
          <w:sz w:val="24"/>
        </w:rPr>
        <w:t xml:space="preserve"> </w:t>
      </w:r>
      <w:r>
        <w:rPr>
          <w:rFonts w:asciiTheme="minorEastAsia" w:hAnsiTheme="minorEastAsia" w:eastAsiaTheme="minorEastAsia"/>
          <w:w w:val="95"/>
          <w:sz w:val="24"/>
        </w:rPr>
        <w:t>=Reader&amp;DocGroupID=4&amp;DocID=</w:t>
      </w:r>
      <w:r>
        <w:rPr>
          <w:rFonts w:hint="default" w:ascii="Times New Roman" w:hAnsi="Times New Roman" w:cs="Times New Roman" w:eastAsiaTheme="minorEastAsia"/>
          <w:w w:val="95"/>
          <w:sz w:val="24"/>
        </w:rPr>
        <w:t>6328</w:t>
      </w:r>
      <w:r>
        <w:rPr>
          <w:rFonts w:asciiTheme="minorEastAsia" w:hAnsiTheme="minorEastAsia" w:eastAsiaTheme="minorEastAsia"/>
          <w:w w:val="95"/>
          <w:sz w:val="24"/>
        </w:rPr>
        <w:t>.</w:t>
      </w:r>
    </w:p>
    <w:p w14:paraId="16288CF0">
      <w:pPr>
        <w:adjustRightInd w:val="0"/>
        <w:snapToGrid w:val="0"/>
        <w:spacing w:line="440" w:lineRule="exact"/>
        <w:ind w:firstLine="456" w:firstLineChars="200"/>
        <w:rPr>
          <w:rFonts w:asciiTheme="minorEastAsia" w:hAnsiTheme="minorEastAsia" w:eastAsiaTheme="minorEastAsia"/>
          <w:w w:val="95"/>
          <w:sz w:val="24"/>
        </w:rPr>
      </w:pPr>
      <w:r>
        <w:rPr>
          <w:w w:val="95"/>
          <w:sz w:val="24"/>
        </w:rPr>
        <w:t>④</w:t>
      </w:r>
      <w:r>
        <w:rPr>
          <w:rFonts w:hint="eastAsia" w:asciiTheme="minorEastAsia" w:hAnsiTheme="minorEastAsia" w:eastAsiaTheme="minorEastAsia"/>
          <w:w w:val="95"/>
          <w:sz w:val="24"/>
        </w:rPr>
        <w:t>文献是来自报告时，著录格式为:</w:t>
      </w:r>
    </w:p>
    <w:p w14:paraId="2CB38DE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]报告</w:t>
      </w:r>
      <w:r>
        <w:rPr>
          <w:rFonts w:asciiTheme="minorEastAsia" w:hAnsiTheme="minorEastAsia" w:eastAsiaTheme="minorEastAsia"/>
          <w:w w:val="95"/>
          <w:sz w:val="24"/>
        </w:rPr>
        <w:t xml:space="preserve">者. </w:t>
      </w:r>
      <w:r>
        <w:rPr>
          <w:rFonts w:hint="eastAsia" w:asciiTheme="minorEastAsia" w:hAnsiTheme="minorEastAsia" w:eastAsiaTheme="minorEastAsia"/>
          <w:w w:val="95"/>
          <w:sz w:val="24"/>
        </w:rPr>
        <w:t>报告</w:t>
      </w:r>
      <w:r>
        <w:rPr>
          <w:rFonts w:asciiTheme="minorEastAsia" w:hAnsiTheme="minorEastAsia" w:eastAsiaTheme="minorEastAsia"/>
          <w:w w:val="95"/>
          <w:sz w:val="24"/>
        </w:rPr>
        <w:t>题目</w:t>
      </w:r>
      <w:r>
        <w:rPr>
          <w:rFonts w:hint="eastAsia" w:asciiTheme="minorEastAsia" w:hAnsiTheme="minorEastAsia" w:eastAsiaTheme="minorEastAsia"/>
          <w:w w:val="95"/>
          <w:sz w:val="24"/>
        </w:rPr>
        <w:t>[R]</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报告地: 报告会主办单位, 报告</w:t>
      </w:r>
      <w:r>
        <w:rPr>
          <w:rFonts w:asciiTheme="minorEastAsia" w:hAnsiTheme="minorEastAsia" w:eastAsiaTheme="minorEastAsia"/>
          <w:w w:val="95"/>
          <w:sz w:val="24"/>
        </w:rPr>
        <w:t>年份</w:t>
      </w:r>
      <w:r>
        <w:rPr>
          <w:rFonts w:hint="eastAsia" w:asciiTheme="minorEastAsia" w:hAnsiTheme="minorEastAsia" w:eastAsiaTheme="minorEastAsia"/>
          <w:w w:val="95"/>
          <w:sz w:val="24"/>
        </w:rPr>
        <w:t>.</w:t>
      </w:r>
    </w:p>
    <w:p w14:paraId="7F58CCE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]U.S. Department of Transportation Federal Highway Administration. Guidelines for handling excavated acid-producing material:PB</w:t>
      </w:r>
      <w:r>
        <w:rPr>
          <w:rFonts w:hint="default" w:ascii="Times New Roman" w:hAnsi="Times New Roman" w:cs="Times New Roman" w:eastAsiaTheme="minorEastAsia"/>
          <w:w w:val="95"/>
          <w:sz w:val="24"/>
        </w:rPr>
        <w:t>91</w:t>
      </w:r>
      <w:r>
        <w:rPr>
          <w:rFonts w:hint="eastAsia" w:ascii="宋体" w:hAnsi="宋体" w:eastAsia="宋体" w:cs="宋体"/>
          <w:w w:val="95"/>
          <w:sz w:val="24"/>
        </w:rPr>
        <w:t>-</w:t>
      </w:r>
      <w:r>
        <w:rPr>
          <w:rFonts w:hint="default" w:ascii="Times New Roman" w:hAnsi="Times New Roman" w:cs="Times New Roman" w:eastAsiaTheme="minorEastAsia"/>
          <w:w w:val="95"/>
          <w:sz w:val="24"/>
        </w:rPr>
        <w:t>194001</w:t>
      </w:r>
      <w:r>
        <w:rPr>
          <w:rFonts w:hint="eastAsia" w:asciiTheme="minorEastAsia" w:hAnsiTheme="minorEastAsia" w:eastAsiaTheme="minorEastAsia"/>
          <w:w w:val="95"/>
          <w:sz w:val="24"/>
        </w:rPr>
        <w:t>[R]. Springfield:U.S.Department of Commerce National Information Service,</w:t>
      </w:r>
      <w:r>
        <w:rPr>
          <w:rFonts w:hint="default" w:ascii="Times New Roman" w:hAnsi="Times New Roman" w:cs="Times New Roman" w:eastAsiaTheme="minorEastAsia"/>
          <w:w w:val="95"/>
          <w:sz w:val="24"/>
        </w:rPr>
        <w:t>1990</w:t>
      </w:r>
      <w:r>
        <w:rPr>
          <w:rFonts w:hint="eastAsia" w:asciiTheme="minorEastAsia" w:hAnsiTheme="minorEastAsia" w:eastAsiaTheme="minorEastAsia"/>
          <w:w w:val="95"/>
          <w:sz w:val="24"/>
        </w:rPr>
        <w:t>.</w:t>
      </w:r>
    </w:p>
    <w:p w14:paraId="0CB8E9C0">
      <w:pPr>
        <w:adjustRightInd w:val="0"/>
        <w:snapToGrid w:val="0"/>
        <w:spacing w:line="440" w:lineRule="exact"/>
        <w:ind w:firstLine="456" w:firstLineChars="200"/>
        <w:rPr>
          <w:rFonts w:asciiTheme="minorEastAsia" w:hAnsiTheme="minorEastAsia" w:eastAsiaTheme="minorEastAsia"/>
          <w:w w:val="95"/>
          <w:sz w:val="24"/>
          <w:lang w:val="fr-FR"/>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2</w:t>
      </w:r>
      <w:r>
        <w:rPr>
          <w:rFonts w:hint="eastAsia" w:asciiTheme="minorEastAsia" w:hAnsiTheme="minorEastAsia" w:eastAsiaTheme="minorEastAsia"/>
          <w:w w:val="95"/>
          <w:sz w:val="24"/>
        </w:rPr>
        <w:t xml:space="preserve">]中华人民共和国国务院新闻办公室. 国防白皮书:中国武装力量的多样化运用[R/OL]. </w:t>
      </w:r>
      <w:r>
        <w:rPr>
          <w:rFonts w:hint="eastAsia" w:asciiTheme="minorEastAsia" w:hAnsiTheme="minorEastAsia" w:eastAsiaTheme="minorEastAsia"/>
          <w:w w:val="95"/>
          <w:sz w:val="24"/>
          <w:lang w:val="fr-FR"/>
        </w:rPr>
        <w:t>(</w:t>
      </w:r>
      <w:r>
        <w:rPr>
          <w:rFonts w:hint="default" w:ascii="Times New Roman" w:hAnsi="Times New Roman" w:cs="Times New Roman" w:eastAsiaTheme="minorEastAsia"/>
          <w:w w:val="95"/>
          <w:sz w:val="24"/>
          <w:lang w:val="fr-FR"/>
        </w:rPr>
        <w:t>2013-04-16</w:t>
      </w:r>
      <w:r>
        <w:rPr>
          <w:rFonts w:hint="eastAsia" w:asciiTheme="minorEastAsia" w:hAnsiTheme="minorEastAsia" w:eastAsiaTheme="minorEastAsia"/>
          <w:w w:val="95"/>
          <w:sz w:val="24"/>
          <w:lang w:val="fr-FR"/>
        </w:rPr>
        <w:t>)[</w:t>
      </w:r>
      <w:r>
        <w:rPr>
          <w:rFonts w:hint="default" w:ascii="Times New Roman" w:hAnsi="Times New Roman" w:cs="Times New Roman" w:eastAsiaTheme="minorEastAsia"/>
          <w:w w:val="95"/>
          <w:sz w:val="24"/>
          <w:lang w:val="fr-FR"/>
        </w:rPr>
        <w:t>2014-06-11</w:t>
      </w:r>
      <w:r>
        <w:rPr>
          <w:rFonts w:hint="eastAsia" w:asciiTheme="minorEastAsia" w:hAnsiTheme="minorEastAsia" w:eastAsiaTheme="minorEastAsia"/>
          <w:w w:val="95"/>
          <w:sz w:val="24"/>
          <w:lang w:val="fr-FR"/>
        </w:rPr>
        <w:t xml:space="preserve">]. </w:t>
      </w:r>
      <w:r>
        <w:rPr>
          <w:rFonts w:hint="eastAsia"/>
        </w:rPr>
        <w:fldChar w:fldCharType="begin"/>
      </w:r>
      <w:r>
        <w:rPr>
          <w:lang w:val="fr-FR"/>
        </w:rPr>
        <w:instrText xml:space="preserve"> HYPERLINK "http://www.mod.gov.cn" </w:instrText>
      </w:r>
      <w:r>
        <w:rPr>
          <w:rFonts w:hint="eastAsia"/>
        </w:rPr>
        <w:fldChar w:fldCharType="separate"/>
      </w:r>
      <w:r>
        <w:rPr>
          <w:rStyle w:val="18"/>
          <w:rFonts w:hint="eastAsia" w:asciiTheme="minorEastAsia" w:hAnsiTheme="minorEastAsia" w:eastAsiaTheme="minorEastAsia"/>
          <w:color w:val="auto"/>
          <w:w w:val="95"/>
          <w:sz w:val="24"/>
          <w:u w:val="none"/>
          <w:lang w:val="fr-FR"/>
        </w:rPr>
        <w:t>http://www.mod.gov.cn</w:t>
      </w:r>
      <w:r>
        <w:rPr>
          <w:rStyle w:val="18"/>
          <w:rFonts w:hint="eastAsia" w:asciiTheme="minorEastAsia" w:hAnsiTheme="minorEastAsia" w:eastAsiaTheme="minorEastAsia"/>
          <w:color w:val="auto"/>
          <w:w w:val="95"/>
          <w:sz w:val="24"/>
          <w:u w:val="none"/>
        </w:rPr>
        <w:fldChar w:fldCharType="end"/>
      </w:r>
      <w:r>
        <w:rPr>
          <w:rFonts w:hint="eastAsia" w:asciiTheme="minorEastAsia" w:hAnsiTheme="minorEastAsia" w:eastAsiaTheme="minorEastAsia"/>
          <w:w w:val="95"/>
          <w:sz w:val="24"/>
          <w:lang w:val="fr-FR"/>
        </w:rPr>
        <w:t>/affair/</w:t>
      </w:r>
      <w:r>
        <w:rPr>
          <w:rFonts w:hint="default" w:ascii="Times New Roman" w:hAnsi="Times New Roman" w:cs="Times New Roman" w:eastAsiaTheme="minorEastAsia"/>
          <w:w w:val="95"/>
          <w:sz w:val="24"/>
          <w:lang w:val="fr-FR"/>
        </w:rPr>
        <w:t>2013</w:t>
      </w:r>
      <w:r>
        <w:rPr>
          <w:rFonts w:hint="eastAsia" w:asciiTheme="minorEastAsia" w:hAnsiTheme="minorEastAsia" w:eastAsiaTheme="minorEastAsia"/>
          <w:w w:val="95"/>
          <w:sz w:val="24"/>
          <w:lang w:val="fr-FR"/>
        </w:rPr>
        <w:t>-</w:t>
      </w:r>
      <w:r>
        <w:rPr>
          <w:rFonts w:hint="default" w:ascii="Times New Roman" w:hAnsi="Times New Roman" w:cs="Times New Roman" w:eastAsiaTheme="minorEastAsia"/>
          <w:w w:val="95"/>
          <w:sz w:val="24"/>
          <w:lang w:val="fr-FR"/>
        </w:rPr>
        <w:t>04</w:t>
      </w:r>
      <w:r>
        <w:rPr>
          <w:rFonts w:hint="eastAsia" w:asciiTheme="minorEastAsia" w:hAnsiTheme="minorEastAsia" w:eastAsiaTheme="minorEastAsia"/>
          <w:w w:val="95"/>
          <w:sz w:val="24"/>
          <w:lang w:val="fr-FR"/>
        </w:rPr>
        <w:t>/</w:t>
      </w:r>
      <w:r>
        <w:rPr>
          <w:rFonts w:hint="default" w:ascii="Times New Roman" w:hAnsi="Times New Roman" w:cs="Times New Roman" w:eastAsiaTheme="minorEastAsia"/>
          <w:w w:val="95"/>
          <w:sz w:val="24"/>
          <w:lang w:val="fr-FR"/>
        </w:rPr>
        <w:t>16</w:t>
      </w:r>
      <w:r>
        <w:rPr>
          <w:rFonts w:hint="eastAsia" w:asciiTheme="minorEastAsia" w:hAnsiTheme="minorEastAsia" w:eastAsiaTheme="minorEastAsia"/>
          <w:w w:val="95"/>
          <w:sz w:val="24"/>
          <w:lang w:val="fr-FR"/>
        </w:rPr>
        <w:t>/ content_</w:t>
      </w:r>
      <w:r>
        <w:rPr>
          <w:rFonts w:hint="default" w:ascii="Times New Roman" w:hAnsi="Times New Roman" w:cs="Times New Roman" w:eastAsiaTheme="minorEastAsia"/>
          <w:w w:val="95"/>
          <w:sz w:val="24"/>
          <w:lang w:val="fr-FR"/>
        </w:rPr>
        <w:t>4442839</w:t>
      </w:r>
      <w:r>
        <w:rPr>
          <w:rFonts w:hint="eastAsia" w:asciiTheme="minorEastAsia" w:hAnsiTheme="minorEastAsia" w:eastAsiaTheme="minorEastAsia"/>
          <w:w w:val="95"/>
          <w:sz w:val="24"/>
          <w:lang w:val="fr-FR"/>
        </w:rPr>
        <w:t>.htm.</w:t>
      </w:r>
    </w:p>
    <w:p w14:paraId="2CEC10BD">
      <w:pPr>
        <w:adjustRightInd w:val="0"/>
        <w:snapToGrid w:val="0"/>
        <w:spacing w:line="440" w:lineRule="exact"/>
        <w:ind w:firstLine="456" w:firstLineChars="200"/>
        <w:rPr>
          <w:rFonts w:asciiTheme="minorEastAsia" w:hAnsiTheme="minorEastAsia" w:eastAsiaTheme="minorEastAsia"/>
          <w:w w:val="95"/>
          <w:sz w:val="24"/>
        </w:rPr>
      </w:pPr>
      <w:r>
        <w:rPr>
          <w:rFonts w:hint="default" w:ascii="Times New Roman" w:hAnsi="Times New Roman" w:cs="Times New Roman"/>
          <w:w w:val="95"/>
          <w:sz w:val="24"/>
        </w:rPr>
        <w:t>⑤</w:t>
      </w:r>
      <w:r>
        <w:rPr>
          <w:rFonts w:hint="eastAsia" w:asciiTheme="minorEastAsia" w:hAnsiTheme="minorEastAsia" w:eastAsiaTheme="minorEastAsia"/>
          <w:w w:val="95"/>
          <w:sz w:val="24"/>
        </w:rPr>
        <w:t xml:space="preserve">文献是来自专利时，著录格式为: </w:t>
      </w:r>
    </w:p>
    <w:p w14:paraId="774B0005">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]专利所有</w:t>
      </w:r>
      <w:r>
        <w:rPr>
          <w:rFonts w:asciiTheme="minorEastAsia" w:hAnsiTheme="minorEastAsia" w:eastAsiaTheme="minorEastAsia"/>
          <w:w w:val="95"/>
          <w:sz w:val="24"/>
        </w:rPr>
        <w:t xml:space="preserve">者. </w:t>
      </w:r>
      <w:r>
        <w:rPr>
          <w:rFonts w:hint="eastAsia" w:asciiTheme="minorEastAsia" w:hAnsiTheme="minorEastAsia" w:eastAsiaTheme="minorEastAsia"/>
          <w:w w:val="95"/>
          <w:sz w:val="24"/>
        </w:rPr>
        <w:t>专利名称:专利号[P].</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发布日期.</w:t>
      </w:r>
    </w:p>
    <w:p w14:paraId="134CA61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]张凯军. 轨道火车及高速轨道火车紧急安全制动辅助装置:</w:t>
      </w:r>
      <w:r>
        <w:rPr>
          <w:rFonts w:hint="default" w:ascii="Times New Roman" w:hAnsi="Times New Roman" w:cs="Times New Roman" w:eastAsiaTheme="minorEastAsia"/>
          <w:w w:val="95"/>
          <w:sz w:val="24"/>
        </w:rPr>
        <w:t>201220158825</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2</w:t>
      </w:r>
      <w:r>
        <w:rPr>
          <w:rFonts w:hint="eastAsia" w:asciiTheme="minorEastAsia" w:hAnsiTheme="minorEastAsia" w:eastAsiaTheme="minorEastAsia"/>
          <w:w w:val="95"/>
          <w:sz w:val="24"/>
        </w:rPr>
        <w:t xml:space="preserve">[P]. </w:t>
      </w:r>
      <w:r>
        <w:rPr>
          <w:rFonts w:hint="default" w:ascii="Times New Roman" w:hAnsi="Times New Roman" w:cs="Times New Roman" w:eastAsiaTheme="minorEastAsia"/>
          <w:w w:val="95"/>
          <w:sz w:val="24"/>
        </w:rPr>
        <w:t>2012-04-05</w:t>
      </w:r>
      <w:r>
        <w:rPr>
          <w:rFonts w:hint="eastAsia" w:asciiTheme="minorEastAsia" w:hAnsiTheme="minorEastAsia" w:eastAsiaTheme="minorEastAsia"/>
          <w:w w:val="95"/>
          <w:sz w:val="24"/>
        </w:rPr>
        <w:t>.</w:t>
      </w:r>
    </w:p>
    <w:p w14:paraId="7E8CBE4E">
      <w:pPr>
        <w:adjustRightInd w:val="0"/>
        <w:snapToGrid w:val="0"/>
        <w:spacing w:line="440" w:lineRule="exact"/>
        <w:ind w:firstLine="456" w:firstLineChars="200"/>
        <w:rPr>
          <w:rFonts w:asciiTheme="minorEastAsia" w:hAnsiTheme="minorEastAsia" w:eastAsiaTheme="minorEastAsia"/>
          <w:w w:val="95"/>
          <w:sz w:val="24"/>
        </w:rPr>
      </w:pPr>
      <w:r>
        <w:rPr>
          <w:rFonts w:hint="default" w:ascii="Times New Roman" w:hAnsi="Times New Roman" w:eastAsia="微软雅黑" w:cs="Times New Roman"/>
          <w:w w:val="95"/>
          <w:sz w:val="24"/>
        </w:rPr>
        <w:t>⑥</w:t>
      </w:r>
      <w:r>
        <w:rPr>
          <w:rFonts w:hint="eastAsia" w:asciiTheme="minorEastAsia" w:hAnsiTheme="minorEastAsia" w:eastAsiaTheme="minorEastAsia"/>
          <w:w w:val="95"/>
          <w:sz w:val="24"/>
        </w:rPr>
        <w:t xml:space="preserve">文献是来自国际、国家标准时，著录格式为: </w:t>
      </w:r>
    </w:p>
    <w:p w14:paraId="786DC37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]标准制定者. 标准名称:标准代号[S]</w:t>
      </w:r>
      <w:r>
        <w:rPr>
          <w:rFonts w:asciiTheme="minorEastAsia" w:hAnsiTheme="minorEastAsia" w:eastAsiaTheme="minorEastAsia"/>
          <w:w w:val="95"/>
          <w:sz w:val="24"/>
        </w:rPr>
        <w:t>. 出版地</w:t>
      </w:r>
      <w:r>
        <w:rPr>
          <w:rFonts w:hint="eastAsia" w:asciiTheme="minorEastAsia" w:hAnsiTheme="minorEastAsia" w:eastAsiaTheme="minorEastAsia"/>
          <w:w w:val="95"/>
          <w:sz w:val="24"/>
        </w:rPr>
        <w:t>:</w:t>
      </w:r>
      <w:r>
        <w:rPr>
          <w:rFonts w:asciiTheme="minorEastAsia" w:hAnsiTheme="minorEastAsia" w:eastAsiaTheme="minorEastAsia"/>
          <w:w w:val="95"/>
          <w:sz w:val="24"/>
        </w:rPr>
        <w:t xml:space="preserve"> 出版单位</w:t>
      </w:r>
      <w:r>
        <w:rPr>
          <w:rFonts w:hint="eastAsia" w:asciiTheme="minorEastAsia" w:hAnsiTheme="minorEastAsia" w:eastAsiaTheme="minorEastAsia"/>
          <w:w w:val="95"/>
          <w:sz w:val="24"/>
        </w:rPr>
        <w:t>, 出版</w:t>
      </w:r>
      <w:r>
        <w:rPr>
          <w:rFonts w:asciiTheme="minorEastAsia" w:hAnsiTheme="minorEastAsia" w:eastAsiaTheme="minorEastAsia"/>
          <w:w w:val="95"/>
          <w:sz w:val="24"/>
        </w:rPr>
        <w:t>年份</w:t>
      </w:r>
      <w:r>
        <w:rPr>
          <w:rFonts w:hint="eastAsia" w:asciiTheme="minorEastAsia" w:hAnsiTheme="minorEastAsia" w:eastAsiaTheme="minorEastAsia"/>
          <w:w w:val="95"/>
          <w:sz w:val="24"/>
        </w:rPr>
        <w:t>.</w:t>
      </w:r>
    </w:p>
    <w:p w14:paraId="25F1E76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[1]全国信息与文献标准化技术委员会. 文献著录:第</w:t>
      </w:r>
      <w:r>
        <w:rPr>
          <w:rFonts w:hint="default" w:ascii="Times New Roman" w:hAnsi="Times New Roman" w:cs="Times New Roman" w:eastAsiaTheme="minorEastAsia"/>
          <w:w w:val="95"/>
          <w:sz w:val="24"/>
        </w:rPr>
        <w:t>4</w:t>
      </w:r>
      <w:r>
        <w:rPr>
          <w:rFonts w:hint="eastAsia" w:asciiTheme="minorEastAsia" w:hAnsiTheme="minorEastAsia" w:eastAsiaTheme="minorEastAsia"/>
          <w:w w:val="95"/>
          <w:sz w:val="24"/>
        </w:rPr>
        <w:t>部分 非书资料:GB/T</w:t>
      </w:r>
      <w:r>
        <w:rPr>
          <w:rFonts w:hint="default" w:ascii="Times New Roman" w:hAnsi="Times New Roman" w:cs="Times New Roman" w:eastAsiaTheme="minorEastAsia"/>
          <w:w w:val="95"/>
          <w:sz w:val="24"/>
        </w:rPr>
        <w:t>3792</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4</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2009</w:t>
      </w:r>
      <w:r>
        <w:rPr>
          <w:rFonts w:hint="eastAsia" w:asciiTheme="minorEastAsia" w:hAnsiTheme="minorEastAsia" w:eastAsiaTheme="minorEastAsia"/>
          <w:w w:val="95"/>
          <w:sz w:val="24"/>
        </w:rPr>
        <w:t>[S]. 北京:中国标准出版社,</w:t>
      </w:r>
      <w:r>
        <w:rPr>
          <w:rFonts w:hint="default" w:ascii="Times New Roman" w:hAnsi="Times New Roman" w:cs="Times New Roman" w:eastAsiaTheme="minorEastAsia"/>
          <w:w w:val="95"/>
          <w:sz w:val="24"/>
        </w:rPr>
        <w:t>2010</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3</w:t>
      </w:r>
      <w:r>
        <w:rPr>
          <w:rFonts w:hint="eastAsia" w:asciiTheme="minorEastAsia" w:hAnsiTheme="minorEastAsia" w:eastAsiaTheme="minorEastAsia"/>
          <w:w w:val="95"/>
          <w:sz w:val="24"/>
        </w:rPr>
        <w:t>.</w:t>
      </w:r>
    </w:p>
    <w:p w14:paraId="4C485062">
      <w:pPr>
        <w:adjustRightInd w:val="0"/>
        <w:snapToGrid w:val="0"/>
        <w:spacing w:line="440" w:lineRule="exact"/>
        <w:ind w:firstLine="456" w:firstLineChars="200"/>
        <w:rPr>
          <w:rFonts w:asciiTheme="minorEastAsia" w:hAnsiTheme="minorEastAsia" w:eastAsiaTheme="minorEastAsia"/>
          <w:w w:val="95"/>
          <w:sz w:val="24"/>
        </w:rPr>
      </w:pPr>
      <w:r>
        <w:rPr>
          <w:rFonts w:hint="default" w:ascii="Times New Roman" w:hAnsi="Times New Roman" w:cs="Times New Roman" w:eastAsiaTheme="minorEastAsia"/>
          <w:w w:val="95"/>
          <w:sz w:val="24"/>
        </w:rPr>
        <w:t>4</w:t>
      </w:r>
      <w:r>
        <w:rPr>
          <w:rFonts w:asciiTheme="minorEastAsia" w:hAnsiTheme="minorEastAsia" w:eastAsiaTheme="minorEastAsia"/>
          <w:w w:val="95"/>
          <w:sz w:val="24"/>
        </w:rPr>
        <w:t>.</w:t>
      </w:r>
      <w:r>
        <w:rPr>
          <w:rFonts w:hint="eastAsia" w:asciiTheme="minorEastAsia" w:hAnsiTheme="minorEastAsia" w:eastAsiaTheme="minorEastAsia"/>
          <w:w w:val="95"/>
          <w:sz w:val="24"/>
        </w:rPr>
        <w:t>专著中的析出文献是指从整个专著中析出的具有独立篇名的文献，典型的析出文献包括论文集中的某一篇文章、丛书中的某一卷书等，其著录格式为：</w:t>
      </w:r>
    </w:p>
    <w:p w14:paraId="0D40AF40">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析出文献主要责任者. 析出文献题名[文献类型标识/文献载体标识]. 析出文献其他责任者//专著主要责任者. 专著题名:其他题名信息. 版本项.出版地:出版者,出版年:析出文献的页码[引用日期]. 获取和访问路径. 数字对象唯一标识符.</w:t>
      </w:r>
    </w:p>
    <w:p w14:paraId="058FD018">
      <w:pPr>
        <w:adjustRightInd w:val="0"/>
        <w:snapToGrid w:val="0"/>
        <w:spacing w:line="440" w:lineRule="exact"/>
        <w:ind w:left="239" w:leftChars="114" w:firstLine="228" w:firstLineChars="100"/>
        <w:rPr>
          <w:rFonts w:asciiTheme="minorEastAsia" w:hAnsiTheme="minorEastAsia" w:eastAsiaTheme="minorEastAsia"/>
          <w:w w:val="95"/>
          <w:sz w:val="24"/>
        </w:rPr>
      </w:pPr>
      <w:r>
        <w:rPr>
          <w:rFonts w:hint="eastAsia" w:asciiTheme="minorEastAsia" w:hAnsiTheme="minorEastAsia" w:eastAsiaTheme="minorEastAsia"/>
          <w:w w:val="95"/>
          <w:sz w:val="24"/>
        </w:rPr>
        <w:t>示例：</w:t>
      </w:r>
    </w:p>
    <w:p w14:paraId="6F20CF0E">
      <w:pPr>
        <w:adjustRightInd w:val="0"/>
        <w:snapToGrid w:val="0"/>
        <w:spacing w:line="440" w:lineRule="exact"/>
        <w:ind w:firstLine="456" w:firstLineChars="200"/>
        <w:rPr>
          <w:rFonts w:asciiTheme="minorEastAsia" w:hAnsiTheme="minorEastAsia" w:eastAsiaTheme="minorEastAsia"/>
          <w:w w:val="95"/>
          <w:sz w:val="24"/>
        </w:rPr>
      </w:pPr>
      <w:r>
        <w:rPr>
          <w:w w:val="95"/>
          <w:sz w:val="24"/>
        </w:rPr>
        <w:t>①</w:t>
      </w:r>
      <w:r>
        <w:rPr>
          <w:rFonts w:hint="eastAsia" w:asciiTheme="minorEastAsia" w:hAnsiTheme="minorEastAsia" w:eastAsiaTheme="minorEastAsia"/>
          <w:w w:val="95"/>
          <w:sz w:val="24"/>
        </w:rPr>
        <w:t>文献是丛书析出文献时，著录格式为：</w:t>
      </w:r>
    </w:p>
    <w:p w14:paraId="1432ADD1">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]作者</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析出文献题名[M] //丛书作者. 丛书题名. 出版地:出版社,出版年:页码</w:t>
      </w:r>
    </w:p>
    <w:p w14:paraId="7742DB67">
      <w:pPr>
        <w:adjustRightInd w:val="0"/>
        <w:snapToGrid w:val="0"/>
        <w:spacing w:line="440" w:lineRule="exact"/>
        <w:ind w:left="239" w:leftChars="114" w:firstLine="228" w:firstLineChars="1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]周易外传:卷</w:t>
      </w:r>
      <w:r>
        <w:rPr>
          <w:rFonts w:hint="default" w:ascii="Times New Roman" w:hAnsi="Times New Roman" w:cs="Times New Roman" w:eastAsiaTheme="minorEastAsia"/>
          <w:w w:val="95"/>
          <w:sz w:val="24"/>
        </w:rPr>
        <w:t>5</w:t>
      </w:r>
      <w:r>
        <w:rPr>
          <w:rFonts w:hint="eastAsia" w:asciiTheme="minorEastAsia" w:hAnsiTheme="minorEastAsia" w:eastAsiaTheme="minorEastAsia"/>
          <w:w w:val="95"/>
          <w:sz w:val="24"/>
        </w:rPr>
        <w:t>[M] //王夫之. 船山全书:第</w:t>
      </w:r>
      <w:r>
        <w:rPr>
          <w:rFonts w:hint="default" w:ascii="Times New Roman" w:hAnsi="Times New Roman" w:cs="Times New Roman" w:eastAsiaTheme="minorEastAsia"/>
          <w:w w:val="95"/>
          <w:sz w:val="24"/>
        </w:rPr>
        <w:t>6</w:t>
      </w:r>
      <w:r>
        <w:rPr>
          <w:rFonts w:hint="eastAsia" w:asciiTheme="minorEastAsia" w:hAnsiTheme="minorEastAsia" w:eastAsiaTheme="minorEastAsia"/>
          <w:w w:val="95"/>
          <w:sz w:val="24"/>
        </w:rPr>
        <w:t>册. 长沙:岳麓书社,</w:t>
      </w:r>
      <w:r>
        <w:rPr>
          <w:rFonts w:hint="default" w:ascii="Times New Roman" w:hAnsi="Times New Roman" w:cs="Times New Roman" w:eastAsiaTheme="minorEastAsia"/>
          <w:w w:val="95"/>
          <w:sz w:val="24"/>
        </w:rPr>
        <w:t>2011:1109</w:t>
      </w:r>
      <w:r>
        <w:rPr>
          <w:rFonts w:hint="eastAsia" w:asciiTheme="minorEastAsia" w:hAnsiTheme="minorEastAsia" w:eastAsiaTheme="minorEastAsia"/>
          <w:w w:val="95"/>
          <w:sz w:val="24"/>
        </w:rPr>
        <w:t>.</w:t>
      </w:r>
    </w:p>
    <w:p w14:paraId="5AE7EC43">
      <w:pPr>
        <w:adjustRightInd w:val="0"/>
        <w:snapToGrid w:val="0"/>
        <w:spacing w:line="440" w:lineRule="exact"/>
        <w:ind w:left="239" w:leftChars="114" w:firstLine="228" w:firstLineChars="100"/>
        <w:rPr>
          <w:rFonts w:asciiTheme="minorEastAsia" w:hAnsiTheme="minorEastAsia" w:eastAsiaTheme="minorEastAsia"/>
          <w:w w:val="95"/>
          <w:sz w:val="24"/>
        </w:rPr>
      </w:pPr>
      <w:r>
        <w:rPr>
          <w:rFonts w:hint="eastAsia" w:ascii="微软雅黑" w:hAnsi="微软雅黑" w:eastAsia="微软雅黑" w:cs="微软雅黑"/>
          <w:w w:val="95"/>
          <w:sz w:val="24"/>
        </w:rPr>
        <w:t>②</w:t>
      </w:r>
      <w:r>
        <w:rPr>
          <w:rFonts w:hint="eastAsia" w:asciiTheme="minorEastAsia" w:hAnsiTheme="minorEastAsia" w:eastAsiaTheme="minorEastAsia"/>
          <w:w w:val="95"/>
          <w:sz w:val="24"/>
        </w:rPr>
        <w:t>文献是会议集的析出文献时，著录格式为：</w:t>
      </w:r>
    </w:p>
    <w:p w14:paraId="0E5FAB46">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]作者</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文章题目[C] // 会议集编著者. 会议集提名:版本项. 会议集出版地:出版社,出版年:引用页码.</w:t>
      </w:r>
    </w:p>
    <w:p w14:paraId="073A433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]贾东琴,柯平. 面向数字素养的高校图书馆数字服务体系研究[C] //中国图书馆学会. 中国图书馆学会年会论文集:</w:t>
      </w:r>
      <w:r>
        <w:rPr>
          <w:rFonts w:hint="default" w:ascii="Times New Roman" w:hAnsi="Times New Roman" w:cs="Times New Roman" w:eastAsiaTheme="minorEastAsia"/>
          <w:w w:val="95"/>
          <w:sz w:val="24"/>
        </w:rPr>
        <w:t>2011</w:t>
      </w:r>
      <w:r>
        <w:rPr>
          <w:rFonts w:hint="eastAsia" w:asciiTheme="minorEastAsia" w:hAnsiTheme="minorEastAsia" w:eastAsiaTheme="minorEastAsia"/>
          <w:w w:val="95"/>
          <w:sz w:val="24"/>
        </w:rPr>
        <w:t>年卷. 北京:国家图书馆出版社,</w:t>
      </w:r>
      <w:r>
        <w:rPr>
          <w:rFonts w:hint="default" w:ascii="Times New Roman" w:hAnsi="Times New Roman" w:cs="Times New Roman" w:eastAsiaTheme="minorEastAsia"/>
          <w:w w:val="95"/>
          <w:sz w:val="24"/>
        </w:rPr>
        <w:t>2011</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45</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52</w:t>
      </w:r>
      <w:r>
        <w:rPr>
          <w:rFonts w:hint="eastAsia" w:asciiTheme="minorEastAsia" w:hAnsiTheme="minorEastAsia" w:eastAsiaTheme="minorEastAsia"/>
          <w:w w:val="95"/>
          <w:sz w:val="24"/>
        </w:rPr>
        <w:t>.</w:t>
      </w:r>
    </w:p>
    <w:p w14:paraId="61327ECF">
      <w:pPr>
        <w:adjustRightInd w:val="0"/>
        <w:snapToGrid w:val="0"/>
        <w:spacing w:line="440" w:lineRule="exact"/>
        <w:ind w:firstLine="456" w:firstLineChars="200"/>
        <w:rPr>
          <w:rFonts w:asciiTheme="minorEastAsia" w:hAnsiTheme="minorEastAsia" w:eastAsiaTheme="minorEastAsia"/>
          <w:w w:val="95"/>
          <w:sz w:val="24"/>
        </w:rPr>
      </w:pPr>
      <w:r>
        <w:rPr>
          <w:rFonts w:hint="default" w:ascii="Times New Roman" w:hAnsi="Times New Roman" w:cs="Times New Roman" w:eastAsiaTheme="minorEastAsia"/>
          <w:w w:val="95"/>
          <w:sz w:val="24"/>
        </w:rPr>
        <w:t>5</w:t>
      </w:r>
      <w:r>
        <w:rPr>
          <w:rFonts w:asciiTheme="minorEastAsia" w:hAnsiTheme="minorEastAsia" w:eastAsiaTheme="minorEastAsia"/>
          <w:w w:val="95"/>
          <w:sz w:val="24"/>
        </w:rPr>
        <w:t>.</w:t>
      </w:r>
      <w:r>
        <w:rPr>
          <w:rFonts w:hint="eastAsia" w:asciiTheme="minorEastAsia" w:hAnsiTheme="minorEastAsia" w:eastAsiaTheme="minorEastAsia"/>
          <w:w w:val="95"/>
          <w:sz w:val="24"/>
        </w:rPr>
        <w:t>连续出版物通常是计划无限期连续出版发行的出版物，通常载有年卷期号或年 月日 顺序号，</w:t>
      </w:r>
      <w:r>
        <w:rPr>
          <w:rFonts w:asciiTheme="minorEastAsia" w:hAnsiTheme="minorEastAsia" w:eastAsiaTheme="minorEastAsia"/>
          <w:w w:val="95"/>
          <w:sz w:val="24"/>
        </w:rPr>
        <w:t>期刊</w:t>
      </w:r>
      <w:r>
        <w:rPr>
          <w:rFonts w:hint="eastAsia" w:asciiTheme="minorEastAsia" w:hAnsiTheme="minorEastAsia" w:eastAsiaTheme="minorEastAsia"/>
          <w:w w:val="95"/>
          <w:sz w:val="24"/>
        </w:rPr>
        <w:t>[J]、报纸[N]是典型的连续出版物</w:t>
      </w:r>
      <w:r>
        <w:rPr>
          <w:rFonts w:asciiTheme="minorEastAsia" w:hAnsiTheme="minorEastAsia" w:eastAsiaTheme="minorEastAsia"/>
          <w:w w:val="95"/>
          <w:sz w:val="24"/>
        </w:rPr>
        <w:t>，</w:t>
      </w:r>
      <w:r>
        <w:rPr>
          <w:rFonts w:hint="eastAsia" w:asciiTheme="minorEastAsia" w:hAnsiTheme="minorEastAsia" w:eastAsiaTheme="minorEastAsia"/>
          <w:w w:val="95"/>
          <w:sz w:val="24"/>
        </w:rPr>
        <w:t>其著录</w:t>
      </w:r>
      <w:r>
        <w:rPr>
          <w:rFonts w:asciiTheme="minorEastAsia" w:hAnsiTheme="minorEastAsia" w:eastAsiaTheme="minorEastAsia"/>
          <w:w w:val="95"/>
          <w:sz w:val="24"/>
        </w:rPr>
        <w:t>格式为：</w:t>
      </w:r>
    </w:p>
    <w:p w14:paraId="6937AA81">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主要责任者.题名:其他题名信息[文献类型标识/文献载体标识].年,卷(期)-年,卷(期).出版地:出版者,出版年[引用日期].获取和访问路径.数字对象唯一标识符.</w:t>
      </w:r>
    </w:p>
    <w:p w14:paraId="179518DE">
      <w:pPr>
        <w:adjustRightInd w:val="0"/>
        <w:snapToGrid w:val="0"/>
        <w:spacing w:line="440" w:lineRule="exact"/>
        <w:ind w:left="239" w:leftChars="114" w:firstLine="228" w:firstLineChars="100"/>
        <w:rPr>
          <w:rFonts w:asciiTheme="minorEastAsia" w:hAnsiTheme="minorEastAsia" w:eastAsiaTheme="minorEastAsia"/>
          <w:w w:val="95"/>
          <w:sz w:val="24"/>
        </w:rPr>
      </w:pPr>
      <w:r>
        <w:rPr>
          <w:rFonts w:hint="eastAsia" w:asciiTheme="minorEastAsia" w:hAnsiTheme="minorEastAsia" w:eastAsiaTheme="minorEastAsia"/>
          <w:w w:val="95"/>
          <w:sz w:val="24"/>
        </w:rPr>
        <w:t>示例：</w:t>
      </w:r>
    </w:p>
    <w:p w14:paraId="4DE7B5B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]中华医学会湖北分会.临床内科杂志[J].</w:t>
      </w:r>
      <w:r>
        <w:rPr>
          <w:rFonts w:hint="default" w:ascii="Times New Roman" w:hAnsi="Times New Roman" w:cs="Times New Roman" w:eastAsiaTheme="minorEastAsia"/>
          <w:w w:val="95"/>
          <w:sz w:val="24"/>
        </w:rPr>
        <w:t>1984</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)-.武汉:中华医学会湖北分会,</w:t>
      </w:r>
      <w:r>
        <w:rPr>
          <w:rFonts w:hint="default" w:ascii="Times New Roman" w:hAnsi="Times New Roman" w:cs="Times New Roman" w:eastAsiaTheme="minorEastAsia"/>
          <w:w w:val="95"/>
          <w:sz w:val="24"/>
        </w:rPr>
        <w:t>1984</w:t>
      </w:r>
      <w:r>
        <w:rPr>
          <w:rFonts w:hint="eastAsia" w:asciiTheme="minorEastAsia" w:hAnsiTheme="minorEastAsia" w:eastAsiaTheme="minorEastAsia"/>
          <w:w w:val="95"/>
          <w:sz w:val="24"/>
        </w:rPr>
        <w:t>-.</w:t>
      </w:r>
    </w:p>
    <w:p w14:paraId="4D342399">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2</w:t>
      </w:r>
      <w:r>
        <w:rPr>
          <w:rFonts w:hint="eastAsia" w:asciiTheme="minorEastAsia" w:hAnsiTheme="minorEastAsia" w:eastAsiaTheme="minorEastAsia"/>
          <w:w w:val="95"/>
          <w:sz w:val="24"/>
        </w:rPr>
        <w:t>]中国图书馆学会.图书馆学通讯[J].</w:t>
      </w:r>
      <w:r>
        <w:rPr>
          <w:rFonts w:hint="default" w:ascii="Times New Roman" w:hAnsi="Times New Roman" w:cs="Times New Roman" w:eastAsiaTheme="minorEastAsia"/>
          <w:w w:val="95"/>
          <w:sz w:val="24"/>
        </w:rPr>
        <w:t>1957</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1990</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4</w:t>
      </w:r>
      <w:r>
        <w:rPr>
          <w:rFonts w:hint="eastAsia" w:asciiTheme="minorEastAsia" w:hAnsiTheme="minorEastAsia" w:eastAsiaTheme="minorEastAsia"/>
          <w:w w:val="95"/>
          <w:sz w:val="24"/>
        </w:rPr>
        <w:t>).北京:北京图书馆,</w:t>
      </w:r>
      <w:r>
        <w:rPr>
          <w:rFonts w:hint="default" w:ascii="Times New Roman" w:hAnsi="Times New Roman" w:cs="Times New Roman" w:eastAsiaTheme="minorEastAsia"/>
          <w:w w:val="95"/>
          <w:sz w:val="24"/>
        </w:rPr>
        <w:t>1957</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1990</w:t>
      </w:r>
      <w:r>
        <w:rPr>
          <w:rFonts w:hint="eastAsia" w:asciiTheme="minorEastAsia" w:hAnsiTheme="minorEastAsia" w:eastAsiaTheme="minorEastAsia"/>
          <w:w w:val="95"/>
          <w:sz w:val="24"/>
        </w:rPr>
        <w:t>.</w:t>
      </w:r>
    </w:p>
    <w:p w14:paraId="64467BCC">
      <w:pPr>
        <w:adjustRightInd w:val="0"/>
        <w:snapToGrid w:val="0"/>
        <w:spacing w:line="440" w:lineRule="exact"/>
        <w:ind w:firstLine="456" w:firstLineChars="200"/>
        <w:rPr>
          <w:rFonts w:asciiTheme="minorEastAsia" w:hAnsiTheme="minorEastAsia" w:eastAsiaTheme="minorEastAsia"/>
          <w:w w:val="95"/>
          <w:sz w:val="24"/>
        </w:rPr>
      </w:pPr>
      <w:r>
        <w:rPr>
          <w:rFonts w:hint="default" w:ascii="Times New Roman" w:hAnsi="Times New Roman" w:cs="Times New Roman" w:eastAsiaTheme="minorEastAsia"/>
          <w:w w:val="95"/>
          <w:sz w:val="24"/>
        </w:rPr>
        <w:t>6</w:t>
      </w:r>
      <w:r>
        <w:rPr>
          <w:rFonts w:asciiTheme="minorEastAsia" w:hAnsiTheme="minorEastAsia" w:eastAsiaTheme="minorEastAsia"/>
          <w:w w:val="95"/>
          <w:sz w:val="24"/>
        </w:rPr>
        <w:t>.</w:t>
      </w:r>
      <w:r>
        <w:rPr>
          <w:rFonts w:hint="eastAsia" w:asciiTheme="minorEastAsia" w:hAnsiTheme="minorEastAsia" w:eastAsiaTheme="minorEastAsia"/>
          <w:w w:val="95"/>
          <w:sz w:val="24"/>
        </w:rPr>
        <w:t>连续出版物中的析出文献，一般是指从连续出版物中析出的具有独立篇名的文献。例如，期刊中的某一篇文章，其著录格式为：</w:t>
      </w:r>
    </w:p>
    <w:p w14:paraId="7F082B6E">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析出文献主要责任者.析出文献题名[文献类型标识/文献载体标识].连续出版物题名:其他题名信息,年,卷(期):页码[引用日期].获取和访问路径.数字对象唯一标识符.</w:t>
      </w:r>
    </w:p>
    <w:p w14:paraId="7777117F">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示例：</w:t>
      </w:r>
    </w:p>
    <w:p w14:paraId="2DE71CC4">
      <w:pPr>
        <w:adjustRightInd w:val="0"/>
        <w:snapToGrid w:val="0"/>
        <w:spacing w:line="440" w:lineRule="exact"/>
        <w:ind w:firstLine="456" w:firstLineChars="200"/>
        <w:rPr>
          <w:rFonts w:asciiTheme="minorEastAsia" w:hAnsiTheme="minorEastAsia" w:eastAsiaTheme="minorEastAsia"/>
          <w:w w:val="95"/>
          <w:sz w:val="24"/>
        </w:rPr>
      </w:pPr>
      <w:r>
        <w:rPr>
          <w:rFonts w:hint="default" w:ascii="Times New Roman" w:hAnsi="Times New Roman" w:eastAsia="微软雅黑" w:cs="Times New Roman"/>
          <w:w w:val="95"/>
          <w:sz w:val="24"/>
        </w:rPr>
        <w:t>①</w:t>
      </w:r>
      <w:r>
        <w:rPr>
          <w:rFonts w:asciiTheme="minorEastAsia" w:hAnsiTheme="minorEastAsia" w:eastAsiaTheme="minorEastAsia"/>
          <w:w w:val="95"/>
          <w:sz w:val="24"/>
        </w:rPr>
        <w:t>文献是</w:t>
      </w:r>
      <w:r>
        <w:rPr>
          <w:rFonts w:hint="eastAsia" w:asciiTheme="minorEastAsia" w:hAnsiTheme="minorEastAsia" w:eastAsiaTheme="minorEastAsia"/>
          <w:w w:val="95"/>
          <w:sz w:val="24"/>
        </w:rPr>
        <w:t>期刊</w:t>
      </w:r>
      <w:r>
        <w:rPr>
          <w:rFonts w:asciiTheme="minorEastAsia" w:hAnsiTheme="minorEastAsia" w:eastAsiaTheme="minorEastAsia"/>
          <w:w w:val="95"/>
          <w:sz w:val="24"/>
        </w:rPr>
        <w:t>的析出文献时，著录格式为：</w:t>
      </w:r>
    </w:p>
    <w:p w14:paraId="164746C6">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[序号] 作者. 文章题目[</w:t>
      </w:r>
      <w:r>
        <w:rPr>
          <w:rFonts w:hint="eastAsia" w:asciiTheme="minorEastAsia" w:hAnsiTheme="minorEastAsia" w:eastAsiaTheme="minorEastAsia"/>
          <w:w w:val="95"/>
          <w:sz w:val="24"/>
        </w:rPr>
        <w:t>J</w:t>
      </w:r>
      <w:r>
        <w:rPr>
          <w:rFonts w:asciiTheme="minorEastAsia" w:hAnsiTheme="minorEastAsia" w:eastAsiaTheme="minorEastAsia"/>
          <w:w w:val="95"/>
          <w:sz w:val="24"/>
        </w:rPr>
        <w:t>]</w:t>
      </w:r>
      <w:r>
        <w:rPr>
          <w:rFonts w:hint="eastAsia" w:asciiTheme="minorEastAsia" w:hAnsiTheme="minorEastAsia" w:eastAsiaTheme="minorEastAsia"/>
          <w:w w:val="95"/>
          <w:sz w:val="24"/>
        </w:rPr>
        <w:t>. 期刊名,年,卷(期):页码</w:t>
      </w:r>
    </w:p>
    <w:p w14:paraId="4772DCEA">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asciiTheme="minorEastAsia" w:hAnsiTheme="minorEastAsia" w:eastAsiaTheme="minorEastAsia"/>
          <w:w w:val="95"/>
          <w:sz w:val="24"/>
        </w:rPr>
        <w:t>]袁训来,陈哲,肖书海,等.蓝田生物群:一个认识多细胞生物起源和早期演化的新窗口[J].科学通报,</w:t>
      </w:r>
      <w:r>
        <w:rPr>
          <w:rFonts w:hint="default" w:ascii="Times New Roman" w:hAnsi="Times New Roman" w:cs="Times New Roman" w:eastAsiaTheme="minorEastAsia"/>
          <w:w w:val="95"/>
          <w:sz w:val="24"/>
        </w:rPr>
        <w:t>2012</w:t>
      </w:r>
      <w:r>
        <w:rPr>
          <w:rFonts w:asciiTheme="minorEastAsia" w:hAnsiTheme="minorEastAsia" w:eastAsiaTheme="minorEastAsia"/>
          <w:w w:val="95"/>
          <w:sz w:val="24"/>
        </w:rPr>
        <w:t>,</w:t>
      </w:r>
      <w:r>
        <w:rPr>
          <w:rFonts w:hint="default" w:ascii="Times New Roman" w:hAnsi="Times New Roman" w:cs="Times New Roman" w:eastAsiaTheme="minorEastAsia"/>
          <w:w w:val="95"/>
          <w:sz w:val="24"/>
        </w:rPr>
        <w:t>55</w:t>
      </w:r>
      <w:r>
        <w:rPr>
          <w:rFonts w:asciiTheme="minorEastAsia" w:hAnsiTheme="minorEastAsia" w:eastAsiaTheme="minorEastAsia"/>
          <w:w w:val="95"/>
          <w:sz w:val="24"/>
        </w:rPr>
        <w:t>(</w:t>
      </w:r>
      <w:r>
        <w:rPr>
          <w:rFonts w:hint="default" w:ascii="Times New Roman" w:hAnsi="Times New Roman" w:cs="Times New Roman" w:eastAsiaTheme="minorEastAsia"/>
          <w:w w:val="95"/>
          <w:sz w:val="24"/>
        </w:rPr>
        <w:t>34</w:t>
      </w:r>
      <w:r>
        <w:rPr>
          <w:rFonts w:asciiTheme="minorEastAsia" w:hAnsiTheme="minorEastAsia" w:eastAsiaTheme="minorEastAsia"/>
          <w:w w:val="95"/>
          <w:sz w:val="24"/>
        </w:rPr>
        <w:t>):</w:t>
      </w:r>
      <w:r>
        <w:rPr>
          <w:rFonts w:hint="default" w:ascii="Times New Roman" w:hAnsi="Times New Roman" w:cs="Times New Roman" w:eastAsiaTheme="minorEastAsia"/>
          <w:w w:val="95"/>
          <w:sz w:val="24"/>
        </w:rPr>
        <w:t>3219</w:t>
      </w:r>
      <w:r>
        <w:rPr>
          <w:rFonts w:asciiTheme="minorEastAsia" w:hAnsiTheme="minorEastAsia" w:eastAsiaTheme="minorEastAsia"/>
          <w:w w:val="95"/>
          <w:sz w:val="24"/>
        </w:rPr>
        <w:t>.</w:t>
      </w:r>
    </w:p>
    <w:p w14:paraId="1C91E5AF">
      <w:pPr>
        <w:adjustRightInd w:val="0"/>
        <w:snapToGrid w:val="0"/>
        <w:spacing w:line="440" w:lineRule="exact"/>
        <w:ind w:firstLine="456" w:firstLineChars="200"/>
        <w:rPr>
          <w:rFonts w:asciiTheme="minorEastAsia" w:hAnsiTheme="minorEastAsia" w:eastAsiaTheme="minorEastAsia"/>
          <w:w w:val="95"/>
          <w:sz w:val="24"/>
        </w:rPr>
      </w:pPr>
      <w:r>
        <w:rPr>
          <w:rFonts w:hint="default" w:ascii="Times New Roman" w:hAnsi="Times New Roman" w:eastAsia="微软雅黑" w:cs="Times New Roman"/>
          <w:w w:val="95"/>
          <w:sz w:val="24"/>
        </w:rPr>
        <w:t>②</w:t>
      </w:r>
      <w:r>
        <w:rPr>
          <w:rFonts w:asciiTheme="minorEastAsia" w:hAnsiTheme="minorEastAsia" w:eastAsiaTheme="minorEastAsia"/>
          <w:w w:val="95"/>
          <w:sz w:val="24"/>
        </w:rPr>
        <w:t>文献是报纸的析出文献时，著录格式为：</w:t>
      </w:r>
    </w:p>
    <w:p w14:paraId="24253AE6">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[序号] 作者. 文章题目[N]. 报纸名, 出版日期(版次).</w:t>
      </w:r>
    </w:p>
    <w:p w14:paraId="4351589B">
      <w:pPr>
        <w:adjustRightInd w:val="0"/>
        <w:snapToGrid w:val="0"/>
        <w:spacing w:line="440" w:lineRule="exact"/>
        <w:ind w:firstLine="456" w:firstLineChars="200"/>
        <w:rPr>
          <w:rFonts w:asciiTheme="minorEastAsia" w:hAnsiTheme="minorEastAsia" w:eastAsiaTheme="minorEastAsia"/>
          <w:w w:val="95"/>
          <w:sz w:val="24"/>
        </w:rPr>
      </w:pPr>
      <w:r>
        <w:rPr>
          <w:rFonts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asciiTheme="minorEastAsia" w:hAnsiTheme="minorEastAsia" w:eastAsiaTheme="minorEastAsia"/>
          <w:w w:val="95"/>
          <w:sz w:val="24"/>
        </w:rPr>
        <w:t>]丁文详. 数字革命与竞争国际化[N]. 中国青年报,</w:t>
      </w:r>
      <w:r>
        <w:rPr>
          <w:rFonts w:hint="default" w:ascii="Times New Roman" w:hAnsi="Times New Roman" w:cs="Times New Roman" w:eastAsiaTheme="minorEastAsia"/>
          <w:w w:val="95"/>
          <w:sz w:val="24"/>
        </w:rPr>
        <w:t>2000</w:t>
      </w:r>
      <w:r>
        <w:rPr>
          <w:rFonts w:asciiTheme="minorEastAsia" w:hAnsiTheme="minorEastAsia" w:eastAsiaTheme="minorEastAsia"/>
          <w:w w:val="95"/>
          <w:sz w:val="24"/>
        </w:rPr>
        <w:t>-</w:t>
      </w:r>
      <w:r>
        <w:rPr>
          <w:rFonts w:hint="default" w:ascii="Times New Roman" w:hAnsi="Times New Roman" w:cs="Times New Roman" w:eastAsiaTheme="minorEastAsia"/>
          <w:w w:val="95"/>
          <w:sz w:val="24"/>
        </w:rPr>
        <w:t>11</w:t>
      </w:r>
      <w:r>
        <w:rPr>
          <w:rFonts w:asciiTheme="minorEastAsia" w:hAnsiTheme="minorEastAsia" w:eastAsiaTheme="minorEastAsia"/>
          <w:w w:val="95"/>
          <w:sz w:val="24"/>
        </w:rPr>
        <w:t>-</w:t>
      </w:r>
      <w:r>
        <w:rPr>
          <w:rFonts w:hint="default" w:ascii="Times New Roman" w:hAnsi="Times New Roman" w:cs="Times New Roman" w:eastAsiaTheme="minorEastAsia"/>
          <w:w w:val="95"/>
          <w:sz w:val="24"/>
        </w:rPr>
        <w:t>20</w:t>
      </w:r>
      <w:r>
        <w:rPr>
          <w:rFonts w:asciiTheme="minorEastAsia" w:hAnsiTheme="minorEastAsia" w:eastAsiaTheme="minorEastAsia"/>
          <w:w w:val="95"/>
          <w:sz w:val="24"/>
        </w:rPr>
        <w:t>(</w:t>
      </w:r>
      <w:r>
        <w:rPr>
          <w:rFonts w:hint="default" w:ascii="Times New Roman" w:hAnsi="Times New Roman" w:cs="Times New Roman" w:eastAsiaTheme="minorEastAsia"/>
          <w:w w:val="95"/>
          <w:sz w:val="24"/>
        </w:rPr>
        <w:t>15</w:t>
      </w:r>
      <w:r>
        <w:rPr>
          <w:rFonts w:asciiTheme="minorEastAsia" w:hAnsiTheme="minorEastAsia" w:eastAsiaTheme="minorEastAsia"/>
          <w:w w:val="95"/>
          <w:sz w:val="24"/>
        </w:rPr>
        <w:t>).</w:t>
      </w:r>
    </w:p>
    <w:p w14:paraId="22C0FDFD">
      <w:pPr>
        <w:adjustRightInd w:val="0"/>
        <w:snapToGrid w:val="0"/>
        <w:spacing w:line="440" w:lineRule="exact"/>
        <w:ind w:firstLine="456" w:firstLineChars="200"/>
        <w:rPr>
          <w:rFonts w:asciiTheme="minorEastAsia" w:hAnsiTheme="minorEastAsia" w:eastAsiaTheme="minorEastAsia"/>
          <w:w w:val="95"/>
          <w:sz w:val="24"/>
        </w:rPr>
      </w:pPr>
      <w:r>
        <w:rPr>
          <w:rFonts w:hint="default" w:ascii="Times New Roman" w:hAnsi="Times New Roman" w:cs="Times New Roman" w:eastAsiaTheme="minorEastAsia"/>
          <w:w w:val="95"/>
          <w:sz w:val="24"/>
        </w:rPr>
        <w:t>7</w:t>
      </w:r>
      <w:r>
        <w:rPr>
          <w:rFonts w:hint="eastAsia" w:asciiTheme="minorEastAsia" w:hAnsiTheme="minorEastAsia" w:eastAsiaTheme="minorEastAsia"/>
          <w:w w:val="95"/>
          <w:sz w:val="24"/>
        </w:rPr>
        <w:t>.文献来自电子文献时，著录格式为:</w:t>
      </w:r>
    </w:p>
    <w:p w14:paraId="60DC97E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序号</w:t>
      </w:r>
      <w:r>
        <w:rPr>
          <w:rFonts w:hint="eastAsia" w:asciiTheme="minorEastAsia" w:hAnsiTheme="minorEastAsia" w:eastAsiaTheme="minorEastAsia"/>
          <w:w w:val="95"/>
          <w:sz w:val="24"/>
        </w:rPr>
        <w:t>]</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作者.</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文献题目[文献类型标识/文献载体标识]</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电子文献的可获取地址</w:t>
      </w:r>
      <w:r>
        <w:rPr>
          <w:rFonts w:asciiTheme="minorEastAsia" w:hAnsiTheme="minorEastAsia" w:eastAsiaTheme="minorEastAsia"/>
          <w:w w:val="95"/>
          <w:sz w:val="24"/>
        </w:rPr>
        <w:t xml:space="preserve">, </w:t>
      </w:r>
      <w:r>
        <w:rPr>
          <w:rFonts w:hint="eastAsia" w:asciiTheme="minorEastAsia" w:hAnsiTheme="minorEastAsia" w:eastAsiaTheme="minorEastAsia"/>
          <w:w w:val="95"/>
          <w:sz w:val="24"/>
        </w:rPr>
        <w:t>发表或更新日期/引用日期（可以只选择一项）.</w:t>
      </w:r>
    </w:p>
    <w:p w14:paraId="09BCF761">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]同济大学土木工程防灾国家重点实验室. 汶川地震震害研究[M/OL]. 上海:同济大学出版社,</w:t>
      </w:r>
      <w:r>
        <w:rPr>
          <w:rFonts w:hint="default" w:ascii="Times New Roman" w:hAnsi="Times New Roman" w:cs="Times New Roman" w:eastAsiaTheme="minorEastAsia"/>
          <w:w w:val="95"/>
          <w:sz w:val="24"/>
        </w:rPr>
        <w:t>2011</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5</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6</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2013</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05</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09</w:t>
      </w:r>
      <w:r>
        <w:rPr>
          <w:rFonts w:hint="eastAsia" w:asciiTheme="minorEastAsia" w:hAnsiTheme="minorEastAsia" w:eastAsiaTheme="minorEastAsia"/>
          <w:w w:val="95"/>
          <w:sz w:val="24"/>
        </w:rPr>
        <w:t xml:space="preserve">]. </w:t>
      </w:r>
      <w:r>
        <w:fldChar w:fldCharType="begin"/>
      </w:r>
      <w:r>
        <w:instrText xml:space="preserve"> HYPERLINK "http://apabi.lib.pku.edu.cn/" </w:instrText>
      </w:r>
      <w:r>
        <w:fldChar w:fldCharType="separate"/>
      </w:r>
      <w:r>
        <w:rPr>
          <w:rStyle w:val="18"/>
          <w:rFonts w:hint="eastAsia" w:asciiTheme="minorEastAsia" w:hAnsiTheme="minorEastAsia" w:eastAsiaTheme="minorEastAsia"/>
          <w:color w:val="auto"/>
          <w:w w:val="95"/>
          <w:sz w:val="24"/>
          <w:u w:val="none"/>
        </w:rPr>
        <w:t>http://apabi.lib.pku.edu.cn/</w:t>
      </w:r>
      <w:r>
        <w:rPr>
          <w:rStyle w:val="18"/>
          <w:rFonts w:hint="eastAsia" w:asciiTheme="minorEastAsia" w:hAnsiTheme="minorEastAsia" w:eastAsiaTheme="minorEastAsia"/>
          <w:color w:val="auto"/>
          <w:w w:val="95"/>
          <w:sz w:val="24"/>
          <w:u w:val="none"/>
        </w:rPr>
        <w:fldChar w:fldCharType="end"/>
      </w:r>
      <w:r>
        <w:rPr>
          <w:rFonts w:hint="eastAsia" w:asciiTheme="minorEastAsia" w:hAnsiTheme="minorEastAsia" w:eastAsiaTheme="minorEastAsia"/>
          <w:w w:val="95"/>
          <w:sz w:val="24"/>
        </w:rPr>
        <w:t>usp/pku/pub. mvc?pid=book.detail&amp;metaid=m.</w:t>
      </w:r>
      <w:r>
        <w:rPr>
          <w:rFonts w:hint="default" w:ascii="Times New Roman" w:hAnsi="Times New Roman" w:cs="Times New Roman" w:eastAsiaTheme="minorEastAsia"/>
          <w:w w:val="95"/>
          <w:sz w:val="24"/>
        </w:rPr>
        <w:t>20120406</w:t>
      </w:r>
      <w:r>
        <w:rPr>
          <w:rFonts w:hint="eastAsia" w:asciiTheme="minorEastAsia" w:hAnsiTheme="minorEastAsia" w:eastAsiaTheme="minorEastAsia"/>
          <w:w w:val="95"/>
          <w:sz w:val="24"/>
        </w:rPr>
        <w:t>-YPT-</w:t>
      </w:r>
      <w:r>
        <w:rPr>
          <w:rFonts w:hint="default" w:ascii="Times New Roman" w:hAnsi="Times New Roman" w:cs="Times New Roman" w:eastAsiaTheme="minorEastAsia"/>
          <w:w w:val="95"/>
          <w:sz w:val="24"/>
        </w:rPr>
        <w:t>889</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0010</w:t>
      </w:r>
      <w:r>
        <w:rPr>
          <w:rFonts w:hint="eastAsia" w:asciiTheme="minorEastAsia" w:hAnsiTheme="minorEastAsia" w:eastAsiaTheme="minorEastAsia"/>
          <w:w w:val="95"/>
          <w:sz w:val="24"/>
        </w:rPr>
        <w:t>.</w:t>
      </w:r>
    </w:p>
    <w:p w14:paraId="316AF205">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2</w:t>
      </w:r>
      <w:r>
        <w:rPr>
          <w:rFonts w:hint="eastAsia" w:asciiTheme="minorEastAsia" w:hAnsiTheme="minorEastAsia" w:eastAsiaTheme="minorEastAsia"/>
          <w:w w:val="95"/>
          <w:sz w:val="24"/>
        </w:rPr>
        <w:t>]李炳穆. 韩国图书馆法[J/OL]. 图书情报工作,</w:t>
      </w:r>
      <w:r>
        <w:rPr>
          <w:rFonts w:hint="default" w:ascii="Times New Roman" w:hAnsi="Times New Roman" w:cs="Times New Roman" w:eastAsiaTheme="minorEastAsia"/>
          <w:w w:val="95"/>
          <w:sz w:val="24"/>
        </w:rPr>
        <w:t>2008</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52</w:t>
      </w:r>
      <w:r>
        <w:rPr>
          <w:rFonts w:hint="eastAsia" w:asciiTheme="minorEastAsia" w:hAnsiTheme="minorEastAsia" w:eastAsiaTheme="minorEastAsia"/>
          <w:w w:val="95"/>
          <w:sz w:val="24"/>
        </w:rPr>
        <w:t xml:space="preserve"> (</w:t>
      </w:r>
      <w:r>
        <w:rPr>
          <w:rFonts w:hint="default" w:ascii="Times New Roman" w:hAnsi="Times New Roman" w:cs="Times New Roman" w:eastAsiaTheme="minorEastAsia"/>
          <w:w w:val="95"/>
          <w:sz w:val="24"/>
        </w:rPr>
        <w:t>6</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6</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12</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2013</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10</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25</w:t>
      </w:r>
      <w:r>
        <w:rPr>
          <w:rFonts w:hint="eastAsia" w:asciiTheme="minorEastAsia" w:hAnsiTheme="minorEastAsia" w:eastAsiaTheme="minorEastAsia"/>
          <w:w w:val="95"/>
          <w:sz w:val="24"/>
        </w:rPr>
        <w:t>].http://www.docin.com/p-</w:t>
      </w:r>
      <w:r>
        <w:rPr>
          <w:rFonts w:hint="default" w:ascii="Times New Roman" w:hAnsi="Times New Roman" w:cs="Times New Roman" w:eastAsiaTheme="minorEastAsia"/>
          <w:w w:val="95"/>
          <w:sz w:val="24"/>
        </w:rPr>
        <w:t>400265742</w:t>
      </w:r>
      <w:r>
        <w:rPr>
          <w:rFonts w:hint="eastAsia" w:asciiTheme="minorEastAsia" w:hAnsiTheme="minorEastAsia" w:eastAsiaTheme="minorEastAsia"/>
          <w:w w:val="95"/>
          <w:sz w:val="24"/>
        </w:rPr>
        <w:t>.html.</w:t>
      </w:r>
    </w:p>
    <w:p w14:paraId="6ED382FB">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3</w:t>
      </w:r>
      <w:r>
        <w:rPr>
          <w:rFonts w:hint="eastAsia" w:asciiTheme="minorEastAsia" w:hAnsiTheme="minorEastAsia" w:eastAsiaTheme="minorEastAsia"/>
          <w:w w:val="95"/>
          <w:sz w:val="24"/>
        </w:rPr>
        <w:t>]余建斌.我们的科技一直在追赶:访中国工程院院长周济[N/OL].人民日报,</w:t>
      </w:r>
      <w:r>
        <w:rPr>
          <w:rFonts w:hint="default" w:ascii="Times New Roman" w:hAnsi="Times New Roman" w:cs="Times New Roman" w:eastAsiaTheme="minorEastAsia"/>
          <w:w w:val="95"/>
          <w:sz w:val="24"/>
        </w:rPr>
        <w:t>2013</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01</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12</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2</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2013</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03</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20</w:t>
      </w:r>
      <w:r>
        <w:rPr>
          <w:rFonts w:hint="eastAsia" w:asciiTheme="minorEastAsia" w:hAnsiTheme="minorEastAsia" w:eastAsiaTheme="minorEastAsia"/>
          <w:w w:val="95"/>
          <w:sz w:val="24"/>
        </w:rPr>
        <w:t>].http://paper.people.cn/rmrb/html/</w:t>
      </w:r>
      <w:r>
        <w:rPr>
          <w:rFonts w:hint="default" w:ascii="Times New Roman" w:hAnsi="Times New Roman" w:cs="Times New Roman" w:eastAsiaTheme="minorEastAsia"/>
          <w:w w:val="95"/>
          <w:sz w:val="24"/>
        </w:rPr>
        <w:t>2013</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01</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12</w:t>
      </w:r>
      <w:r>
        <w:rPr>
          <w:rFonts w:hint="eastAsia" w:asciiTheme="minorEastAsia" w:hAnsiTheme="minorEastAsia" w:eastAsiaTheme="minorEastAsia"/>
          <w:w w:val="95"/>
          <w:sz w:val="24"/>
        </w:rPr>
        <w:t>/nw.D</w:t>
      </w:r>
      <w:r>
        <w:rPr>
          <w:rFonts w:hint="default" w:ascii="Times New Roman" w:hAnsi="Times New Roman" w:cs="Times New Roman" w:eastAsiaTheme="minorEastAsia"/>
          <w:w w:val="95"/>
          <w:sz w:val="24"/>
        </w:rPr>
        <w:t>110000</w:t>
      </w:r>
      <w:r>
        <w:rPr>
          <w:rFonts w:hint="eastAsia" w:asciiTheme="minorEastAsia" w:hAnsiTheme="minorEastAsia" w:eastAsiaTheme="minorEastAsia"/>
          <w:w w:val="95"/>
          <w:sz w:val="24"/>
        </w:rPr>
        <w:t>renmrb_</w:t>
      </w:r>
      <w:r>
        <w:rPr>
          <w:rFonts w:hint="default" w:ascii="Times New Roman" w:hAnsi="Times New Roman" w:cs="Times New Roman" w:eastAsiaTheme="minorEastAsia"/>
          <w:w w:val="95"/>
          <w:sz w:val="24"/>
        </w:rPr>
        <w:t>20130112</w:t>
      </w:r>
      <w:r>
        <w:rPr>
          <w:rFonts w:hint="eastAsia" w:asciiTheme="minorEastAsia" w:hAnsiTheme="minorEastAsia" w:eastAsiaTheme="minorEastAsia"/>
          <w:w w:val="95"/>
          <w:sz w:val="24"/>
        </w:rPr>
        <w:t>_</w:t>
      </w:r>
      <w:r>
        <w:rPr>
          <w:rFonts w:hint="default" w:ascii="Times New Roman" w:hAnsi="Times New Roman" w:cs="Times New Roman" w:eastAsiaTheme="minorEastAsia"/>
          <w:w w:val="95"/>
          <w:sz w:val="24"/>
        </w:rPr>
        <w:t>5</w:t>
      </w:r>
      <w:r>
        <w:rPr>
          <w:rFonts w:hint="eastAsia" w:asciiTheme="minorEastAsia" w:hAnsiTheme="minorEastAsia" w:eastAsiaTheme="minorEastAsia"/>
          <w:w w:val="95"/>
          <w:sz w:val="24"/>
        </w:rPr>
        <w:t>-</w:t>
      </w:r>
      <w:r>
        <w:rPr>
          <w:rFonts w:hint="default" w:ascii="Times New Roman" w:hAnsi="Times New Roman" w:cs="Times New Roman" w:eastAsiaTheme="minorEastAsia"/>
          <w:w w:val="95"/>
          <w:sz w:val="24"/>
        </w:rPr>
        <w:t>02</w:t>
      </w:r>
      <w:r>
        <w:rPr>
          <w:rFonts w:hint="eastAsia" w:asciiTheme="minorEastAsia" w:hAnsiTheme="minorEastAsia" w:eastAsiaTheme="minorEastAsia"/>
          <w:w w:val="95"/>
          <w:sz w:val="24"/>
        </w:rPr>
        <w:t>.htm.</w:t>
      </w:r>
    </w:p>
    <w:p w14:paraId="4354B6D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典型的电子参考文献标识有：</w:t>
      </w:r>
    </w:p>
    <w:p w14:paraId="23F83AD7">
      <w:pPr>
        <w:adjustRightInd w:val="0"/>
        <w:snapToGrid w:val="0"/>
        <w:spacing w:line="440" w:lineRule="exact"/>
        <w:ind w:left="454" w:leftChars="216"/>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DB/OL]——联机网上数据库(database online)</w:t>
      </w:r>
    </w:p>
    <w:p w14:paraId="04F61BEE">
      <w:pPr>
        <w:adjustRightInd w:val="0"/>
        <w:snapToGrid w:val="0"/>
        <w:spacing w:line="440" w:lineRule="exact"/>
        <w:ind w:left="454" w:leftChars="216"/>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DB/MT]——磁带数据库(database on magnetic tape)</w:t>
      </w:r>
    </w:p>
    <w:p w14:paraId="709A3A6C">
      <w:pPr>
        <w:adjustRightInd w:val="0"/>
        <w:snapToGrid w:val="0"/>
        <w:spacing w:line="440" w:lineRule="exact"/>
        <w:ind w:left="454" w:leftChars="216"/>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M/CD] ——光盘图书(monograph on CD-ROM)</w:t>
      </w:r>
    </w:p>
    <w:p w14:paraId="67C02D94">
      <w:pPr>
        <w:adjustRightInd w:val="0"/>
        <w:snapToGrid w:val="0"/>
        <w:spacing w:line="440" w:lineRule="exact"/>
        <w:ind w:left="454" w:leftChars="216"/>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CP/DK]——磁盘软件(computer program on disk)</w:t>
      </w:r>
    </w:p>
    <w:p w14:paraId="52A179C8">
      <w:pPr>
        <w:adjustRightInd w:val="0"/>
        <w:snapToGrid w:val="0"/>
        <w:spacing w:line="440" w:lineRule="exact"/>
        <w:ind w:left="454" w:leftChars="216"/>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J/OL] ——网上期刊(serial online)</w:t>
      </w:r>
    </w:p>
    <w:p w14:paraId="1DAD9902">
      <w:pPr>
        <w:adjustRightInd w:val="0"/>
        <w:snapToGrid w:val="0"/>
        <w:spacing w:line="440" w:lineRule="exact"/>
        <w:ind w:left="454" w:leftChars="216"/>
        <w:rPr>
          <w:rFonts w:asciiTheme="minorEastAsia" w:hAnsiTheme="minorEastAsia" w:eastAsiaTheme="minorEastAsia"/>
          <w:w w:val="95"/>
          <w:sz w:val="24"/>
        </w:rPr>
      </w:pPr>
      <w:r>
        <w:rPr>
          <w:rFonts w:hint="eastAsia" w:asciiTheme="minorEastAsia" w:hAnsiTheme="minorEastAsia" w:eastAsiaTheme="minorEastAsia"/>
          <w:w w:val="95"/>
          <w:sz w:val="24"/>
        </w:rPr>
        <w:t>[</w:t>
      </w:r>
      <w:r>
        <w:rPr>
          <w:rFonts w:asciiTheme="minorEastAsia" w:hAnsiTheme="minorEastAsia" w:eastAsiaTheme="minorEastAsia"/>
          <w:w w:val="95"/>
          <w:sz w:val="24"/>
        </w:rPr>
        <w:t>EB/OL]——网上电子公告(electronic bulletin board online)</w:t>
      </w:r>
    </w:p>
    <w:p w14:paraId="704AB793">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（十九）附录</w:t>
      </w:r>
    </w:p>
    <w:p w14:paraId="4C815AF4">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论文附录依次用大写字母“附录A、附录B、附录C</w:t>
      </w:r>
      <w:r>
        <w:rPr>
          <w:rFonts w:asciiTheme="minorEastAsia" w:hAnsiTheme="minorEastAsia" w:eastAsiaTheme="minorEastAsia"/>
          <w:w w:val="95"/>
          <w:sz w:val="24"/>
        </w:rPr>
        <w:t>……</w:t>
      </w:r>
      <w:r>
        <w:rPr>
          <w:rFonts w:hint="eastAsia" w:asciiTheme="minorEastAsia" w:hAnsiTheme="minorEastAsia" w:eastAsiaTheme="minorEastAsia"/>
          <w:w w:val="95"/>
          <w:sz w:val="24"/>
        </w:rPr>
        <w:t>”表示，附录内的分级序号可采用“附A</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、附A</w:t>
      </w:r>
      <w:r>
        <w:rPr>
          <w:rFonts w:hint="default" w:ascii="Times New Roman" w:hAnsi="Times New Roman" w:cs="Times New Roman" w:eastAsiaTheme="minorEastAsia"/>
          <w:w w:val="95"/>
          <w:sz w:val="24"/>
        </w:rPr>
        <w:t>1.1</w:t>
      </w:r>
      <w:r>
        <w:rPr>
          <w:rFonts w:hint="eastAsia" w:asciiTheme="minorEastAsia" w:hAnsiTheme="minorEastAsia" w:eastAsiaTheme="minorEastAsia"/>
          <w:w w:val="95"/>
          <w:sz w:val="24"/>
        </w:rPr>
        <w:t>、附A1.</w:t>
      </w:r>
      <w:r>
        <w:rPr>
          <w:rFonts w:hint="default" w:ascii="Times New Roman" w:hAnsi="Times New Roman" w:cs="Times New Roman" w:eastAsiaTheme="minorEastAsia"/>
          <w:w w:val="95"/>
          <w:sz w:val="24"/>
        </w:rPr>
        <w:t>1.1</w:t>
      </w:r>
      <w:r>
        <w:rPr>
          <w:rFonts w:hint="eastAsia" w:asciiTheme="minorEastAsia" w:hAnsiTheme="minorEastAsia" w:eastAsiaTheme="minorEastAsia"/>
          <w:w w:val="95"/>
          <w:sz w:val="24"/>
        </w:rPr>
        <w:t>”等表示，图、表、公式均依此类推为“图A1、表A</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、式（A</w:t>
      </w:r>
      <w:r>
        <w:rPr>
          <w:rFonts w:hint="default" w:ascii="Times New Roman" w:hAnsi="Times New Roman" w:cs="Times New Roman" w:eastAsiaTheme="minorEastAsia"/>
          <w:w w:val="95"/>
          <w:sz w:val="24"/>
        </w:rPr>
        <w:t>1</w:t>
      </w:r>
      <w:r>
        <w:rPr>
          <w:rFonts w:hint="eastAsia" w:asciiTheme="minorEastAsia" w:hAnsiTheme="minorEastAsia" w:eastAsiaTheme="minorEastAsia"/>
          <w:w w:val="95"/>
          <w:sz w:val="24"/>
        </w:rPr>
        <w:t>）”等。</w:t>
      </w:r>
    </w:p>
    <w:p w14:paraId="0E7BAE12">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（二十）印刷与装订顺序</w:t>
      </w:r>
    </w:p>
    <w:p w14:paraId="72E1AD8E">
      <w:pPr>
        <w:adjustRightInd w:val="0"/>
        <w:snapToGrid w:val="0"/>
        <w:spacing w:line="440" w:lineRule="exact"/>
        <w:ind w:firstLine="456" w:firstLineChars="200"/>
        <w:rPr>
          <w:rFonts w:asciiTheme="minorEastAsia" w:hAnsiTheme="minorEastAsia" w:eastAsiaTheme="minorEastAsia"/>
          <w:w w:val="95"/>
          <w:sz w:val="24"/>
        </w:rPr>
      </w:pPr>
      <w:r>
        <w:rPr>
          <w:rFonts w:hint="eastAsia" w:asciiTheme="minorEastAsia" w:hAnsiTheme="minorEastAsia" w:eastAsiaTheme="minorEastAsia"/>
          <w:w w:val="95"/>
          <w:sz w:val="24"/>
        </w:rPr>
        <w:t>毕业论文应按以下顺序装订：封面→学术声明→中文摘要→英文摘要→目录→正文→参考文献→附录→致谢</w:t>
      </w:r>
    </w:p>
    <w:p w14:paraId="1247F955">
      <w:pPr>
        <w:spacing w:line="460" w:lineRule="exact"/>
        <w:rPr>
          <w:rFonts w:asciiTheme="minorEastAsia" w:hAnsiTheme="minorEastAsia" w:eastAsiaTheme="minorEastAsia"/>
          <w:sz w:val="24"/>
        </w:rPr>
      </w:pPr>
    </w:p>
    <w:p w14:paraId="30306F47">
      <w:pPr>
        <w:spacing w:line="460" w:lineRule="exact"/>
        <w:rPr>
          <w:rFonts w:asciiTheme="minorEastAsia" w:hAnsiTheme="minorEastAsia" w:eastAsiaTheme="minorEastAsia"/>
          <w:sz w:val="24"/>
        </w:rPr>
      </w:pPr>
    </w:p>
    <w:p w14:paraId="2858D626">
      <w:pPr>
        <w:spacing w:line="460" w:lineRule="exact"/>
        <w:rPr>
          <w:rFonts w:asciiTheme="minorEastAsia" w:hAnsiTheme="minorEastAsia" w:eastAsiaTheme="minorEastAsia"/>
          <w:sz w:val="24"/>
        </w:rPr>
      </w:pPr>
      <w:r>
        <w:rPr>
          <w:rFonts w:hint="eastAsia" w:asciiTheme="minorEastAsia" w:hAnsiTheme="minorEastAsia" w:eastAsiaTheme="minorEastAsia"/>
          <w:sz w:val="24"/>
        </w:rPr>
        <w:t>以下为规范示例。</w:t>
      </w:r>
    </w:p>
    <w:p w14:paraId="053D1B1C">
      <w:pPr>
        <w:spacing w:line="460" w:lineRule="exact"/>
        <w:rPr>
          <w:rFonts w:asciiTheme="minorEastAsia" w:hAnsiTheme="minorEastAsia" w:eastAsiaTheme="minorEastAsia"/>
          <w:sz w:val="24"/>
        </w:rPr>
        <w:sectPr>
          <w:headerReference r:id="rId5" w:type="default"/>
          <w:footerReference r:id="rId7" w:type="default"/>
          <w:headerReference r:id="rId6" w:type="even"/>
          <w:type w:val="oddPage"/>
          <w:pgSz w:w="11906" w:h="16838"/>
          <w:pgMar w:top="1418" w:right="1418" w:bottom="1418" w:left="1701" w:header="851" w:footer="851" w:gutter="0"/>
          <w:pgNumType w:fmt="decimal"/>
          <w:cols w:space="425" w:num="1"/>
          <w:docGrid w:type="lines" w:linePitch="312" w:charSpace="0"/>
        </w:sectPr>
      </w:pPr>
    </w:p>
    <w:tbl>
      <w:tblPr>
        <w:tblStyle w:val="16"/>
        <w:tblpPr w:leftFromText="181" w:rightFromText="181" w:vertAnchor="page" w:horzAnchor="page" w:tblpX="2836" w:tblpY="79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1"/>
        <w:gridCol w:w="5807"/>
      </w:tblGrid>
      <w:tr w14:paraId="7B115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53" w:hRule="atLeast"/>
        </w:trPr>
        <w:tc>
          <w:tcPr>
            <w:tcW w:w="1951" w:type="dxa"/>
          </w:tcPr>
          <w:p w14:paraId="4E8D6FF2">
            <w:pPr>
              <w:rPr>
                <w:b/>
                <w:bCs/>
                <w:color w:val="000000"/>
                <w:spacing w:val="28"/>
                <w:sz w:val="30"/>
                <w:szCs w:val="30"/>
              </w:rPr>
            </w:pPr>
            <w:commentRangeStart w:id="0"/>
            <w:r>
              <w:rPr>
                <w:b/>
                <w:bCs/>
                <w:color w:val="000000"/>
                <w:spacing w:val="28"/>
                <w:sz w:val="30"/>
                <w:szCs w:val="30"/>
              </w:rPr>
              <w:t>论文题目</w:t>
            </w:r>
          </w:p>
        </w:tc>
        <w:tc>
          <w:tcPr>
            <w:tcW w:w="5807" w:type="dxa"/>
          </w:tcPr>
          <w:p w14:paraId="3342E8CB">
            <w:pPr>
              <w:jc w:val="left"/>
              <w:rPr>
                <w:b/>
                <w:bCs/>
                <w:color w:val="000000"/>
                <w:spacing w:val="28"/>
                <w:sz w:val="30"/>
                <w:szCs w:val="30"/>
              </w:rPr>
            </w:pPr>
            <w:r>
              <w:rPr>
                <w:rFonts w:hint="eastAsia"/>
                <w:b/>
                <w:bCs/>
                <w:color w:val="000000"/>
                <w:spacing w:val="28"/>
                <w:sz w:val="30"/>
                <w:szCs w:val="30"/>
              </w:rPr>
              <w:t>低蛋白饮食对肾脏缺血再灌注损伤作用的研究</w:t>
            </w:r>
            <w:commentRangeEnd w:id="0"/>
            <w:r>
              <w:rPr>
                <w:rStyle w:val="19"/>
              </w:rPr>
              <w:commentReference w:id="0"/>
            </w:r>
          </w:p>
        </w:tc>
      </w:tr>
      <w:tr w14:paraId="39647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Pr>
          <w:p w14:paraId="0DAB0B16">
            <w:pPr>
              <w:rPr>
                <w:b/>
                <w:bCs/>
                <w:color w:val="000000"/>
                <w:spacing w:val="28"/>
                <w:sz w:val="30"/>
                <w:szCs w:val="30"/>
              </w:rPr>
            </w:pPr>
            <w:commentRangeStart w:id="1"/>
            <w:r>
              <w:rPr>
                <w:b/>
                <w:bCs/>
                <w:color w:val="000000"/>
                <w:spacing w:val="28"/>
                <w:sz w:val="30"/>
                <w:szCs w:val="30"/>
              </w:rPr>
              <w:t>学院名称</w:t>
            </w:r>
          </w:p>
        </w:tc>
        <w:tc>
          <w:tcPr>
            <w:tcW w:w="5807" w:type="dxa"/>
          </w:tcPr>
          <w:p w14:paraId="6B4D30FA">
            <w:pPr>
              <w:rPr>
                <w:b/>
                <w:bCs/>
                <w:color w:val="000000"/>
                <w:spacing w:val="28"/>
                <w:sz w:val="30"/>
                <w:szCs w:val="30"/>
              </w:rPr>
            </w:pPr>
            <w:r>
              <w:rPr>
                <w:rFonts w:hint="eastAsia"/>
                <w:b/>
                <w:bCs/>
                <w:color w:val="000000"/>
                <w:spacing w:val="28"/>
                <w:sz w:val="30"/>
                <w:szCs w:val="30"/>
              </w:rPr>
              <w:t>生命科学与健康</w:t>
            </w:r>
            <w:r>
              <w:rPr>
                <w:b/>
                <w:bCs/>
                <w:color w:val="000000"/>
                <w:spacing w:val="28"/>
                <w:sz w:val="30"/>
                <w:szCs w:val="30"/>
              </w:rPr>
              <w:t>学院</w:t>
            </w:r>
            <w:commentRangeEnd w:id="1"/>
            <w:r>
              <w:rPr>
                <w:rStyle w:val="19"/>
              </w:rPr>
              <w:commentReference w:id="1"/>
            </w:r>
          </w:p>
        </w:tc>
      </w:tr>
      <w:tr w14:paraId="119A4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Pr>
          <w:p w14:paraId="1AF7C768">
            <w:pPr>
              <w:rPr>
                <w:b/>
                <w:bCs/>
                <w:color w:val="000000"/>
                <w:spacing w:val="28"/>
                <w:sz w:val="30"/>
                <w:szCs w:val="30"/>
              </w:rPr>
            </w:pPr>
            <w:r>
              <w:rPr>
                <w:b/>
                <w:bCs/>
                <w:color w:val="000000"/>
                <w:spacing w:val="28"/>
                <w:sz w:val="30"/>
                <w:szCs w:val="30"/>
              </w:rPr>
              <w:t>专业名称</w:t>
            </w:r>
          </w:p>
        </w:tc>
        <w:tc>
          <w:tcPr>
            <w:tcW w:w="5807" w:type="dxa"/>
          </w:tcPr>
          <w:p w14:paraId="3EB99635">
            <w:pPr>
              <w:rPr>
                <w:b/>
                <w:bCs/>
                <w:color w:val="000000"/>
                <w:spacing w:val="28"/>
                <w:sz w:val="30"/>
                <w:szCs w:val="30"/>
              </w:rPr>
            </w:pPr>
            <w:r>
              <w:rPr>
                <w:rFonts w:hint="eastAsia" w:asciiTheme="minorEastAsia" w:hAnsiTheme="minorEastAsia" w:eastAsiaTheme="minorEastAsia"/>
                <w:sz w:val="30"/>
                <w:szCs w:val="30"/>
              </w:rPr>
              <w:t>生物工程/生物制药</w:t>
            </w:r>
          </w:p>
        </w:tc>
      </w:tr>
      <w:tr w14:paraId="77314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Pr>
          <w:p w14:paraId="7942DD02">
            <w:pPr>
              <w:rPr>
                <w:b/>
                <w:bCs/>
                <w:color w:val="000000"/>
                <w:spacing w:val="28"/>
                <w:sz w:val="30"/>
                <w:szCs w:val="30"/>
              </w:rPr>
            </w:pPr>
            <w:r>
              <w:rPr>
                <w:b/>
                <w:bCs/>
                <w:color w:val="000000"/>
                <w:spacing w:val="28"/>
                <w:sz w:val="30"/>
                <w:szCs w:val="30"/>
              </w:rPr>
              <w:t>学生姓名</w:t>
            </w:r>
          </w:p>
        </w:tc>
        <w:tc>
          <w:tcPr>
            <w:tcW w:w="5807" w:type="dxa"/>
          </w:tcPr>
          <w:p w14:paraId="5F978421">
            <w:pPr>
              <w:rPr>
                <w:b/>
                <w:bCs/>
                <w:color w:val="000000"/>
                <w:spacing w:val="28"/>
                <w:sz w:val="30"/>
                <w:szCs w:val="30"/>
              </w:rPr>
            </w:pPr>
            <w:r>
              <w:rPr>
                <w:rFonts w:hint="eastAsia" w:asciiTheme="minorEastAsia" w:hAnsiTheme="minorEastAsia" w:eastAsiaTheme="minorEastAsia"/>
                <w:sz w:val="30"/>
                <w:szCs w:val="30"/>
              </w:rPr>
              <w:t>XXX</w:t>
            </w:r>
          </w:p>
        </w:tc>
      </w:tr>
      <w:tr w14:paraId="47CD6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Pr>
          <w:p w14:paraId="51BCF71F">
            <w:pPr>
              <w:rPr>
                <w:b/>
                <w:bCs/>
                <w:color w:val="000000"/>
                <w:spacing w:val="28"/>
                <w:sz w:val="30"/>
                <w:szCs w:val="30"/>
              </w:rPr>
            </w:pPr>
            <w:r>
              <w:rPr>
                <w:b/>
                <w:bCs/>
                <w:color w:val="000000"/>
                <w:spacing w:val="28"/>
                <w:sz w:val="30"/>
                <w:szCs w:val="30"/>
              </w:rPr>
              <w:t>指导教师</w:t>
            </w:r>
          </w:p>
        </w:tc>
        <w:tc>
          <w:tcPr>
            <w:tcW w:w="5807" w:type="dxa"/>
          </w:tcPr>
          <w:p w14:paraId="4B9D5167">
            <w:pPr>
              <w:rPr>
                <w:b/>
                <w:bCs/>
                <w:color w:val="000000"/>
                <w:spacing w:val="28"/>
                <w:sz w:val="30"/>
                <w:szCs w:val="30"/>
              </w:rPr>
            </w:pPr>
            <w:r>
              <w:rPr>
                <w:rFonts w:hint="eastAsia" w:asciiTheme="minorEastAsia" w:hAnsiTheme="minorEastAsia" w:eastAsiaTheme="minorEastAsia"/>
                <w:sz w:val="30"/>
                <w:szCs w:val="30"/>
              </w:rPr>
              <w:t>XXX</w:t>
            </w:r>
            <w:r>
              <w:rPr>
                <w:b/>
                <w:bCs/>
                <w:color w:val="000000"/>
                <w:spacing w:val="28"/>
                <w:sz w:val="30"/>
                <w:szCs w:val="30"/>
              </w:rPr>
              <w:t xml:space="preserve">  </w:t>
            </w:r>
            <w:r>
              <w:rPr>
                <w:rFonts w:hint="eastAsia" w:asciiTheme="minorEastAsia" w:hAnsiTheme="minorEastAsia" w:eastAsiaTheme="minorEastAsia"/>
                <w:sz w:val="30"/>
                <w:szCs w:val="30"/>
              </w:rPr>
              <w:t>教授</w:t>
            </w:r>
          </w:p>
        </w:tc>
      </w:tr>
      <w:tr w14:paraId="7CA8B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Pr>
          <w:p w14:paraId="1E951266">
            <w:pPr>
              <w:rPr>
                <w:b/>
                <w:bCs/>
                <w:color w:val="000000"/>
                <w:spacing w:val="28"/>
                <w:sz w:val="30"/>
                <w:szCs w:val="30"/>
              </w:rPr>
            </w:pPr>
          </w:p>
        </w:tc>
        <w:tc>
          <w:tcPr>
            <w:tcW w:w="5807" w:type="dxa"/>
          </w:tcPr>
          <w:p w14:paraId="0067C362">
            <w:pPr>
              <w:rPr>
                <w:rFonts w:asciiTheme="minorEastAsia" w:hAnsiTheme="minorEastAsia" w:eastAsiaTheme="minorEastAsia"/>
                <w:sz w:val="30"/>
                <w:szCs w:val="30"/>
              </w:rPr>
            </w:pPr>
          </w:p>
        </w:tc>
      </w:tr>
      <w:tr w14:paraId="56C58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Pr>
          <w:p w14:paraId="18295ED3">
            <w:pPr>
              <w:rPr>
                <w:b/>
                <w:bCs/>
                <w:color w:val="000000"/>
                <w:spacing w:val="28"/>
                <w:sz w:val="30"/>
                <w:szCs w:val="30"/>
              </w:rPr>
            </w:pPr>
          </w:p>
        </w:tc>
        <w:tc>
          <w:tcPr>
            <w:tcW w:w="5807" w:type="dxa"/>
          </w:tcPr>
          <w:p w14:paraId="0096AB4F">
            <w:pPr>
              <w:rPr>
                <w:rFonts w:asciiTheme="minorEastAsia" w:hAnsiTheme="minorEastAsia" w:eastAsiaTheme="minorEastAsia"/>
                <w:sz w:val="30"/>
                <w:szCs w:val="30"/>
              </w:rPr>
            </w:pPr>
          </w:p>
        </w:tc>
      </w:tr>
      <w:tr w14:paraId="778CF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7758" w:type="dxa"/>
            <w:gridSpan w:val="2"/>
          </w:tcPr>
          <w:p w14:paraId="03F5A83C">
            <w:pPr>
              <w:jc w:val="center"/>
              <w:rPr>
                <w:rFonts w:asciiTheme="minorEastAsia" w:hAnsiTheme="minorEastAsia" w:eastAsiaTheme="minorEastAsia"/>
                <w:sz w:val="30"/>
                <w:szCs w:val="30"/>
              </w:rPr>
            </w:pPr>
            <w:commentRangeStart w:id="2"/>
            <w:r>
              <w:rPr>
                <w:rFonts w:asciiTheme="minorEastAsia" w:hAnsiTheme="minorEastAsia" w:eastAsiaTheme="minorEastAsia"/>
                <w:sz w:val="32"/>
                <w:szCs w:val="32"/>
              </w:rPr>
              <w:t>二○二</w:t>
            </w:r>
            <w:r>
              <w:rPr>
                <w:rFonts w:hint="eastAsia" w:asciiTheme="minorEastAsia" w:hAnsiTheme="minorEastAsia" w:eastAsiaTheme="minorEastAsia"/>
                <w:sz w:val="32"/>
                <w:szCs w:val="32"/>
                <w:lang w:val="en-US" w:eastAsia="zh-CN"/>
              </w:rPr>
              <w:t>六</w:t>
            </w:r>
            <w:r>
              <w:rPr>
                <w:rFonts w:asciiTheme="minorEastAsia" w:hAnsiTheme="minorEastAsia" w:eastAsiaTheme="minorEastAsia"/>
                <w:sz w:val="32"/>
                <w:szCs w:val="32"/>
              </w:rPr>
              <w:t>年 六月</w:t>
            </w:r>
            <w:commentRangeEnd w:id="2"/>
            <w:r>
              <w:rPr>
                <w:rStyle w:val="19"/>
              </w:rPr>
              <w:commentReference w:id="2"/>
            </w:r>
          </w:p>
        </w:tc>
      </w:tr>
    </w:tbl>
    <w:p w14:paraId="41BB7C2F">
      <w:pPr>
        <w:spacing w:line="460" w:lineRule="exact"/>
        <w:rPr>
          <w:rFonts w:asciiTheme="minorEastAsia" w:hAnsiTheme="minorEastAsia" w:eastAsiaTheme="minorEastAsia"/>
          <w:sz w:val="24"/>
        </w:rPr>
        <w:sectPr>
          <w:footerReference r:id="rId8" w:type="default"/>
          <w:type w:val="oddPage"/>
          <w:pgSz w:w="11906" w:h="16838"/>
          <w:pgMar w:top="1418" w:right="1418" w:bottom="1418" w:left="1701" w:header="851" w:footer="851" w:gutter="0"/>
          <w:pgNumType w:fmt="numberInDash"/>
          <w:cols w:space="425" w:num="1"/>
          <w:docGrid w:type="lines" w:linePitch="312" w:charSpace="0"/>
        </w:sectPr>
      </w:pPr>
      <w:r>
        <w:rPr>
          <w:rFonts w:hint="eastAsia" w:eastAsia="楷体_GB2312"/>
          <w:b/>
          <w:bCs/>
          <w:spacing w:val="-10"/>
          <w:sz w:val="36"/>
          <w:szCs w:val="36"/>
        </w:rPr>
        <w:drawing>
          <wp:anchor distT="0" distB="0" distL="114300" distR="114300" simplePos="0" relativeHeight="251660288" behindDoc="1" locked="0" layoutInCell="1" allowOverlap="1">
            <wp:simplePos x="0" y="0"/>
            <wp:positionH relativeFrom="page">
              <wp:posOffset>-7736205</wp:posOffset>
            </wp:positionH>
            <wp:positionV relativeFrom="paragraph">
              <wp:posOffset>-928370</wp:posOffset>
            </wp:positionV>
            <wp:extent cx="15291435" cy="10709910"/>
            <wp:effectExtent l="0" t="0" r="9525" b="3810"/>
            <wp:wrapNone/>
            <wp:docPr id="16610480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48030" name="图片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15291435" cy="10709910"/>
                    </a:xfrm>
                    <a:prstGeom prst="rect">
                      <a:avLst/>
                    </a:prstGeom>
                    <a:noFill/>
                    <a:ln>
                      <a:noFill/>
                    </a:ln>
                  </pic:spPr>
                </pic:pic>
              </a:graphicData>
            </a:graphic>
          </wp:anchor>
        </w:drawing>
      </w:r>
    </w:p>
    <w:p w14:paraId="7766D333">
      <w:pPr>
        <w:spacing w:line="460" w:lineRule="exact"/>
        <w:ind w:left="480"/>
        <w:rPr>
          <w:rFonts w:ascii="黑体" w:hAnsi="黑体" w:eastAsia="黑体"/>
          <w:szCs w:val="21"/>
        </w:rPr>
      </w:pPr>
      <w:r>
        <w:rPr>
          <w:rFonts w:hint="eastAsia" w:ascii="黑体" w:hAnsi="黑体" w:eastAsia="黑体"/>
          <w:szCs w:val="21"/>
        </w:rPr>
        <w:t>学号________________                                密级________________</w:t>
      </w:r>
    </w:p>
    <w:p w14:paraId="335C1DA8">
      <w:pPr>
        <w:spacing w:line="460" w:lineRule="exact"/>
        <w:ind w:firstLine="840" w:firstLineChars="400"/>
        <w:rPr>
          <w:rFonts w:asciiTheme="minorEastAsia" w:hAnsiTheme="minorEastAsia" w:eastAsiaTheme="minorEastAsia"/>
          <w:szCs w:val="21"/>
        </w:rPr>
      </w:pPr>
      <w:r>
        <w:rPr>
          <w:rFonts w:hint="eastAsia" w:asciiTheme="minorEastAsia" w:hAnsiTheme="minorEastAsia"/>
          <w:color w:val="FF0000"/>
        </w:rPr>
        <w:t>（黑体五号）</w:t>
      </w:r>
    </w:p>
    <w:p w14:paraId="466CDEDF">
      <w:pPr>
        <w:spacing w:line="460" w:lineRule="exact"/>
        <w:ind w:left="480"/>
        <w:rPr>
          <w:rFonts w:asciiTheme="minorEastAsia" w:hAnsiTheme="minorEastAsia" w:eastAsiaTheme="minorEastAsia"/>
          <w:sz w:val="24"/>
        </w:rPr>
      </w:pPr>
    </w:p>
    <w:p w14:paraId="1133086E">
      <w:pPr>
        <w:spacing w:line="460" w:lineRule="exact"/>
        <w:ind w:left="480"/>
        <w:rPr>
          <w:rFonts w:asciiTheme="minorEastAsia" w:hAnsiTheme="minorEastAsia" w:eastAsiaTheme="minorEastAsia"/>
          <w:sz w:val="24"/>
        </w:rPr>
      </w:pPr>
    </w:p>
    <w:p w14:paraId="1A5B7777">
      <w:pPr>
        <w:jc w:val="center"/>
        <w:rPr>
          <w:rFonts w:asciiTheme="minorEastAsia" w:hAnsiTheme="minorEastAsia" w:eastAsiaTheme="minorEastAsia"/>
          <w:b/>
          <w:sz w:val="52"/>
          <w:szCs w:val="52"/>
        </w:rPr>
      </w:pPr>
      <w:r>
        <w:rPr>
          <w:rFonts w:hint="eastAsia" w:asciiTheme="minorEastAsia" w:hAnsiTheme="minorEastAsia" w:eastAsiaTheme="minorEastAsia"/>
          <w:b/>
          <w:sz w:val="52"/>
          <w:szCs w:val="52"/>
        </w:rPr>
        <w:t>东北大学本科毕业论文</w:t>
      </w:r>
    </w:p>
    <w:p w14:paraId="6B60E23C">
      <w:pPr>
        <w:jc w:val="center"/>
        <w:rPr>
          <w:rFonts w:asciiTheme="minorEastAsia" w:hAnsiTheme="minorEastAsia" w:eastAsiaTheme="minorEastAsia"/>
          <w:szCs w:val="21"/>
        </w:rPr>
      </w:pPr>
      <w:r>
        <w:rPr>
          <w:rFonts w:hint="eastAsia" w:asciiTheme="minorEastAsia" w:hAnsiTheme="minorEastAsia"/>
          <w:color w:val="FF0000"/>
        </w:rPr>
        <w:t>（一号宋体加粗居中）</w:t>
      </w:r>
    </w:p>
    <w:p w14:paraId="27E647D1">
      <w:pPr>
        <w:jc w:val="center"/>
        <w:rPr>
          <w:rFonts w:asciiTheme="minorEastAsia" w:hAnsiTheme="minorEastAsia" w:eastAsiaTheme="minorEastAsia"/>
          <w:szCs w:val="21"/>
        </w:rPr>
      </w:pPr>
    </w:p>
    <w:p w14:paraId="0D1355DD">
      <w:pPr>
        <w:jc w:val="center"/>
        <w:rPr>
          <w:rFonts w:asciiTheme="minorEastAsia" w:hAnsiTheme="minorEastAsia" w:eastAsiaTheme="minorEastAsia"/>
          <w:szCs w:val="21"/>
        </w:rPr>
      </w:pPr>
    </w:p>
    <w:p w14:paraId="58D506A4">
      <w:pPr>
        <w:jc w:val="center"/>
        <w:rPr>
          <w:rFonts w:asciiTheme="minorEastAsia" w:hAnsiTheme="minorEastAsia" w:eastAsiaTheme="minorEastAsia"/>
          <w:b/>
          <w:sz w:val="44"/>
          <w:szCs w:val="44"/>
        </w:rPr>
      </w:pPr>
    </w:p>
    <w:p w14:paraId="6167D1CB">
      <w:pPr>
        <w:spacing w:line="640" w:lineRule="exact"/>
        <w:jc w:val="center"/>
        <w:rPr>
          <w:rFonts w:ascii="黑体" w:hAnsi="黑体" w:eastAsia="黑体"/>
          <w:sz w:val="44"/>
          <w:szCs w:val="44"/>
        </w:rPr>
      </w:pPr>
      <w:r>
        <w:rPr>
          <w:rFonts w:hint="eastAsia" w:ascii="黑体" w:hAnsi="黑体" w:eastAsia="黑体"/>
          <w:sz w:val="44"/>
          <w:szCs w:val="44"/>
        </w:rPr>
        <w:t>低蛋白饮食对肾脏</w:t>
      </w:r>
    </w:p>
    <w:p w14:paraId="3A4E8415">
      <w:pPr>
        <w:spacing w:line="640" w:lineRule="exact"/>
        <w:jc w:val="center"/>
        <w:rPr>
          <w:rFonts w:ascii="黑体" w:hAnsi="黑体" w:eastAsia="黑体"/>
          <w:sz w:val="44"/>
          <w:szCs w:val="44"/>
        </w:rPr>
      </w:pPr>
      <w:r>
        <w:rPr>
          <w:rFonts w:hint="eastAsia" w:ascii="黑体" w:hAnsi="黑体" w:eastAsia="黑体"/>
          <w:sz w:val="44"/>
          <w:szCs w:val="44"/>
        </w:rPr>
        <w:t>缺血再灌注损伤作用</w:t>
      </w:r>
      <w:r>
        <w:rPr>
          <w:rFonts w:hint="eastAsia" w:ascii="黑体" w:hAnsi="黑体" w:eastAsia="黑体"/>
          <w:sz w:val="44"/>
          <w:szCs w:val="44"/>
          <w:lang w:val="en-US" w:eastAsia="zh-CN"/>
        </w:rPr>
        <w:t>的</w:t>
      </w:r>
      <w:r>
        <w:rPr>
          <w:rFonts w:hint="eastAsia" w:ascii="黑体" w:hAnsi="黑体" w:eastAsia="黑体"/>
          <w:sz w:val="44"/>
          <w:szCs w:val="44"/>
        </w:rPr>
        <w:t>研究</w:t>
      </w:r>
    </w:p>
    <w:p w14:paraId="51CA122C">
      <w:pPr>
        <w:spacing w:line="640" w:lineRule="exact"/>
        <w:jc w:val="center"/>
        <w:rPr>
          <w:rFonts w:asciiTheme="minorEastAsia" w:hAnsiTheme="minorEastAsia" w:eastAsiaTheme="minorEastAsia"/>
          <w:szCs w:val="21"/>
        </w:rPr>
      </w:pPr>
    </w:p>
    <w:p w14:paraId="70BB640A">
      <w:pPr>
        <w:jc w:val="center"/>
        <w:rPr>
          <w:rFonts w:asciiTheme="minorEastAsia" w:hAnsiTheme="minorEastAsia" w:eastAsiaTheme="minorEastAsia"/>
          <w:szCs w:val="21"/>
        </w:rPr>
      </w:pPr>
      <w:r>
        <w:rPr>
          <w:rFonts w:hint="eastAsia" w:asciiTheme="minorEastAsia" w:hAnsiTheme="minorEastAsia"/>
          <w:color w:val="FF0000"/>
        </w:rPr>
        <w:t>（二号黑体居中，标题行间距为</w:t>
      </w:r>
      <w:r>
        <w:rPr>
          <w:rFonts w:asciiTheme="minorEastAsia" w:hAnsiTheme="minorEastAsia"/>
          <w:color w:val="FF0000"/>
        </w:rPr>
        <w:t>32磅）</w:t>
      </w:r>
    </w:p>
    <w:p w14:paraId="450B364A">
      <w:pPr>
        <w:jc w:val="center"/>
        <w:rPr>
          <w:rFonts w:asciiTheme="minorEastAsia" w:hAnsiTheme="minorEastAsia" w:eastAsiaTheme="minorEastAsia"/>
          <w:szCs w:val="21"/>
        </w:rPr>
      </w:pPr>
    </w:p>
    <w:p w14:paraId="4BA962FE">
      <w:pPr>
        <w:rPr>
          <w:rFonts w:asciiTheme="minorEastAsia" w:hAnsiTheme="minorEastAsia" w:eastAsiaTheme="minorEastAsia"/>
          <w:szCs w:val="21"/>
        </w:rPr>
      </w:pPr>
    </w:p>
    <w:p w14:paraId="00C78AF4">
      <w:pPr>
        <w:rPr>
          <w:rFonts w:asciiTheme="minorEastAsia" w:hAnsiTheme="minorEastAsia" w:eastAsiaTheme="minorEastAsia"/>
          <w:szCs w:val="21"/>
        </w:rPr>
      </w:pPr>
    </w:p>
    <w:p w14:paraId="318701B0">
      <w:pPr>
        <w:rPr>
          <w:rFonts w:asciiTheme="minorEastAsia" w:hAnsiTheme="minorEastAsia" w:eastAsiaTheme="minorEastAsia"/>
          <w:szCs w:val="21"/>
        </w:rPr>
      </w:pPr>
    </w:p>
    <w:p w14:paraId="1752CA73">
      <w:pPr>
        <w:spacing w:line="480" w:lineRule="auto"/>
        <w:ind w:firstLine="2700" w:firstLineChars="900"/>
        <w:rPr>
          <w:rFonts w:asciiTheme="minorEastAsia" w:hAnsiTheme="minorEastAsia" w:eastAsiaTheme="minorEastAsia"/>
          <w:sz w:val="30"/>
          <w:szCs w:val="30"/>
        </w:rPr>
      </w:pPr>
      <w:r>
        <w:rPr>
          <w:rFonts w:hint="eastAsia" w:asciiTheme="minorEastAsia" w:hAnsiTheme="minorEastAsia" w:eastAsiaTheme="minorEastAsia"/>
          <w:sz w:val="30"/>
          <w:szCs w:val="30"/>
        </w:rPr>
        <w:t xml:space="preserve">学 院 名 称 </w:t>
      </w:r>
      <w:r>
        <w:rPr>
          <w:rFonts w:asciiTheme="minorEastAsia" w:hAnsiTheme="minorEastAsia" w:eastAsiaTheme="minorEastAsia"/>
          <w:sz w:val="30"/>
          <w:szCs w:val="30"/>
        </w:rPr>
        <w:t xml:space="preserve"> </w:t>
      </w:r>
      <w:r>
        <w:rPr>
          <w:rFonts w:hint="eastAsia" w:asciiTheme="minorEastAsia" w:hAnsiTheme="minorEastAsia" w:eastAsiaTheme="minorEastAsia"/>
          <w:sz w:val="30"/>
          <w:szCs w:val="30"/>
        </w:rPr>
        <w:t>：</w:t>
      </w:r>
      <w:r>
        <w:rPr>
          <w:rFonts w:hint="eastAsia" w:ascii="宋体" w:hAnsi="宋体"/>
          <w:sz w:val="30"/>
          <w:szCs w:val="30"/>
        </w:rPr>
        <w:t>生命科学与健康学院</w:t>
      </w:r>
    </w:p>
    <w:p w14:paraId="527FB22D">
      <w:pPr>
        <w:spacing w:line="480" w:lineRule="auto"/>
        <w:ind w:firstLine="2700" w:firstLineChars="900"/>
        <w:rPr>
          <w:rFonts w:asciiTheme="minorEastAsia" w:hAnsiTheme="minorEastAsia" w:eastAsiaTheme="minorEastAsia"/>
          <w:sz w:val="30"/>
          <w:szCs w:val="30"/>
        </w:rPr>
      </w:pPr>
      <w:r>
        <w:rPr>
          <w:rFonts w:hint="eastAsia" w:asciiTheme="minorEastAsia" w:hAnsiTheme="minorEastAsia" w:eastAsiaTheme="minorEastAsia"/>
          <w:sz w:val="30"/>
          <w:szCs w:val="30"/>
        </w:rPr>
        <w:t>专 业 名 称  ：生物工程/生物制药</w:t>
      </w:r>
    </w:p>
    <w:p w14:paraId="3328FA69">
      <w:pPr>
        <w:spacing w:line="480" w:lineRule="auto"/>
        <w:ind w:firstLine="2700" w:firstLineChars="900"/>
        <w:rPr>
          <w:rFonts w:asciiTheme="minorEastAsia" w:hAnsiTheme="minorEastAsia" w:eastAsiaTheme="minorEastAsia"/>
          <w:sz w:val="30"/>
          <w:szCs w:val="30"/>
        </w:rPr>
      </w:pPr>
      <w:r>
        <w:rPr>
          <w:rFonts w:hint="eastAsia" w:asciiTheme="minorEastAsia" w:hAnsiTheme="minorEastAsia" w:eastAsiaTheme="minorEastAsia"/>
          <w:sz w:val="30"/>
          <w:szCs w:val="30"/>
        </w:rPr>
        <w:t>学 生 姓 名  ：XXX</w:t>
      </w:r>
    </w:p>
    <w:p w14:paraId="3CDA969D">
      <w:pPr>
        <w:spacing w:line="480" w:lineRule="auto"/>
        <w:ind w:firstLine="2700" w:firstLineChars="900"/>
        <w:rPr>
          <w:rFonts w:asciiTheme="minorEastAsia" w:hAnsiTheme="minorEastAsia"/>
          <w:sz w:val="30"/>
        </w:rPr>
      </w:pPr>
      <w:r>
        <w:rPr>
          <w:rFonts w:hint="eastAsia" w:asciiTheme="minorEastAsia" w:hAnsiTheme="minorEastAsia" w:eastAsiaTheme="minorEastAsia"/>
          <w:sz w:val="30"/>
          <w:szCs w:val="30"/>
        </w:rPr>
        <w:t>指 导 教 师  ：XXX  教授</w:t>
      </w:r>
    </w:p>
    <w:p w14:paraId="7A705258">
      <w:pPr>
        <w:spacing w:line="480" w:lineRule="auto"/>
        <w:ind w:firstLine="2700" w:firstLineChars="900"/>
        <w:rPr>
          <w:rFonts w:asciiTheme="minorEastAsia" w:hAnsiTheme="minorEastAsia" w:eastAsiaTheme="minorEastAsia"/>
          <w:sz w:val="30"/>
          <w:szCs w:val="30"/>
        </w:rPr>
      </w:pPr>
      <w:r>
        <w:rPr>
          <w:rFonts w:hint="eastAsia" w:asciiTheme="minorEastAsia" w:hAnsiTheme="minorEastAsia" w:eastAsiaTheme="minorEastAsia"/>
          <w:sz w:val="30"/>
          <w:szCs w:val="30"/>
        </w:rPr>
        <w:t xml:space="preserve">               </w:t>
      </w:r>
    </w:p>
    <w:p w14:paraId="47EB63E0">
      <w:pPr>
        <w:spacing w:line="480" w:lineRule="auto"/>
        <w:ind w:left="481" w:leftChars="229" w:firstLine="2520" w:firstLineChars="1200"/>
        <w:rPr>
          <w:rFonts w:asciiTheme="minorEastAsia" w:hAnsiTheme="minorEastAsia" w:eastAsiaTheme="minorEastAsia"/>
          <w:szCs w:val="21"/>
        </w:rPr>
      </w:pPr>
      <w:r>
        <w:rPr>
          <w:rFonts w:hint="eastAsia" w:asciiTheme="minorEastAsia" w:hAnsiTheme="minorEastAsia"/>
          <w:color w:val="FF0000"/>
        </w:rPr>
        <w:t>（宋体</w:t>
      </w:r>
      <w:r>
        <w:rPr>
          <w:rFonts w:asciiTheme="minorEastAsia" w:hAnsiTheme="minorEastAsia"/>
          <w:color w:val="FF0000"/>
        </w:rPr>
        <w:t xml:space="preserve"> </w:t>
      </w:r>
      <w:r>
        <w:rPr>
          <w:rFonts w:hint="eastAsia" w:asciiTheme="minorEastAsia" w:hAnsiTheme="minorEastAsia"/>
          <w:color w:val="FF0000"/>
        </w:rPr>
        <w:t>小三号）</w:t>
      </w:r>
    </w:p>
    <w:p w14:paraId="27D359BC">
      <w:pPr>
        <w:ind w:left="480"/>
        <w:jc w:val="center"/>
        <w:rPr>
          <w:rFonts w:asciiTheme="minorEastAsia" w:hAnsiTheme="minorEastAsia" w:eastAsiaTheme="minorEastAsia"/>
          <w:szCs w:val="21"/>
        </w:rPr>
      </w:pPr>
    </w:p>
    <w:p w14:paraId="3D819E15">
      <w:pPr>
        <w:ind w:left="480"/>
        <w:jc w:val="center"/>
        <w:rPr>
          <w:rFonts w:asciiTheme="minorEastAsia" w:hAnsiTheme="minorEastAsia" w:eastAsiaTheme="minorEastAsia"/>
          <w:szCs w:val="21"/>
        </w:rPr>
      </w:pPr>
    </w:p>
    <w:p w14:paraId="1A856BD5">
      <w:pPr>
        <w:jc w:val="center"/>
        <w:rPr>
          <w:rFonts w:asciiTheme="minorEastAsia" w:hAnsiTheme="minorEastAsia" w:eastAsiaTheme="minorEastAsia"/>
          <w:sz w:val="32"/>
          <w:szCs w:val="32"/>
        </w:rPr>
        <w:sectPr>
          <w:footerReference r:id="rId9" w:type="default"/>
          <w:type w:val="oddPage"/>
          <w:pgSz w:w="11906" w:h="16838"/>
          <w:pgMar w:top="1418" w:right="1418" w:bottom="1418" w:left="1701" w:header="851" w:footer="851" w:gutter="0"/>
          <w:pgNumType w:fmt="upperRoman" w:start="1"/>
          <w:cols w:space="425" w:num="1"/>
          <w:docGrid w:type="lines" w:linePitch="312" w:charSpace="0"/>
        </w:sectPr>
      </w:pPr>
      <w:r>
        <w:rPr>
          <w:sz w:val="30"/>
          <w:szCs w:val="30"/>
        </w:rPr>
        <w:t>202</w:t>
      </w:r>
      <w:r>
        <w:rPr>
          <w:rFonts w:hint="eastAsia"/>
          <w:sz w:val="30"/>
          <w:szCs w:val="30"/>
          <w:lang w:val="en-US" w:eastAsia="zh-CN"/>
        </w:rPr>
        <w:t>6</w:t>
      </w:r>
      <w:r>
        <w:rPr>
          <w:sz w:val="30"/>
          <w:szCs w:val="30"/>
        </w:rPr>
        <w:t>年6月</w:t>
      </w:r>
    </w:p>
    <w:p w14:paraId="72CDA0E6">
      <w:pPr>
        <w:spacing w:line="440" w:lineRule="exact"/>
        <w:jc w:val="both"/>
        <w:rPr>
          <w:rFonts w:asciiTheme="minorEastAsia" w:hAnsiTheme="minorEastAsia" w:eastAsiaTheme="minorEastAsia"/>
          <w:b/>
          <w:sz w:val="44"/>
          <w:szCs w:val="44"/>
        </w:rPr>
      </w:pPr>
    </w:p>
    <w:p w14:paraId="198FAD31">
      <w:pPr>
        <w:spacing w:line="440" w:lineRule="exact"/>
        <w:jc w:val="center"/>
        <w:rPr>
          <w:rFonts w:asciiTheme="minorEastAsia" w:hAnsiTheme="minorEastAsia" w:eastAsiaTheme="minorEastAsia"/>
          <w:b/>
          <w:sz w:val="44"/>
          <w:szCs w:val="44"/>
        </w:rPr>
      </w:pPr>
      <w:r>
        <w:rPr>
          <w:rFonts w:hint="eastAsia" w:asciiTheme="minorEastAsia" w:hAnsiTheme="minorEastAsia" w:eastAsiaTheme="minorEastAsia"/>
          <w:b/>
          <w:sz w:val="44"/>
          <w:szCs w:val="44"/>
        </w:rPr>
        <w:t>郑 重 声 明</w:t>
      </w:r>
    </w:p>
    <w:p w14:paraId="679C6370">
      <w:pPr>
        <w:spacing w:line="440" w:lineRule="exact"/>
        <w:jc w:val="center"/>
        <w:rPr>
          <w:rFonts w:asciiTheme="minorEastAsia" w:hAnsiTheme="minorEastAsia" w:eastAsiaTheme="minorEastAsia"/>
          <w:szCs w:val="21"/>
        </w:rPr>
      </w:pPr>
      <w:r>
        <w:rPr>
          <w:rFonts w:hint="eastAsia" w:asciiTheme="minorEastAsia" w:hAnsiTheme="minorEastAsia"/>
          <w:color w:val="FF0000"/>
        </w:rPr>
        <w:t>（宋体加粗二号居中）</w:t>
      </w:r>
    </w:p>
    <w:p w14:paraId="6ADE74D6">
      <w:pPr>
        <w:spacing w:line="440" w:lineRule="exact"/>
        <w:ind w:firstLine="720"/>
        <w:jc w:val="left"/>
        <w:rPr>
          <w:rFonts w:asciiTheme="minorEastAsia" w:hAnsiTheme="minorEastAsia" w:eastAsiaTheme="minorEastAsia"/>
          <w:sz w:val="24"/>
        </w:rPr>
      </w:pPr>
    </w:p>
    <w:p w14:paraId="39E9B459">
      <w:pPr>
        <w:spacing w:line="46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rP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1D740034">
      <w:pPr>
        <w:spacing w:line="440" w:lineRule="exact"/>
        <w:ind w:firstLine="720"/>
        <w:jc w:val="center"/>
        <w:rPr>
          <w:rFonts w:asciiTheme="minorEastAsia" w:hAnsiTheme="minorEastAsia" w:eastAsiaTheme="minorEastAsia"/>
          <w:szCs w:val="21"/>
        </w:rPr>
      </w:pPr>
      <w:r>
        <w:rPr>
          <w:rFonts w:hint="eastAsia" w:asciiTheme="minorEastAsia" w:hAnsiTheme="minorEastAsia"/>
          <w:color w:val="FF0000"/>
        </w:rPr>
        <w:t>（宋体四号）</w:t>
      </w:r>
    </w:p>
    <w:p w14:paraId="2F3FDD86">
      <w:pPr>
        <w:spacing w:line="440" w:lineRule="exact"/>
        <w:ind w:firstLine="720"/>
        <w:jc w:val="left"/>
        <w:rPr>
          <w:rFonts w:asciiTheme="minorEastAsia" w:hAnsiTheme="minorEastAsia" w:eastAsiaTheme="minorEastAsia"/>
          <w:sz w:val="28"/>
          <w:szCs w:val="28"/>
        </w:rPr>
      </w:pPr>
    </w:p>
    <w:p w14:paraId="4C960470">
      <w:pPr>
        <w:spacing w:line="440" w:lineRule="exact"/>
        <w:ind w:firstLine="720"/>
        <w:jc w:val="left"/>
        <w:rPr>
          <w:rFonts w:asciiTheme="minorEastAsia" w:hAnsiTheme="minorEastAsia" w:eastAsiaTheme="minorEastAsia"/>
          <w:sz w:val="28"/>
          <w:szCs w:val="28"/>
        </w:rPr>
      </w:pPr>
    </w:p>
    <w:p w14:paraId="41E57293">
      <w:pPr>
        <w:spacing w:line="440" w:lineRule="exact"/>
        <w:ind w:firstLine="720"/>
        <w:jc w:val="left"/>
        <w:rPr>
          <w:rFonts w:asciiTheme="minorEastAsia" w:hAnsiTheme="minorEastAsia" w:eastAsiaTheme="minorEastAsia"/>
          <w:sz w:val="28"/>
          <w:szCs w:val="28"/>
        </w:rPr>
      </w:pPr>
    </w:p>
    <w:p w14:paraId="3498D193">
      <w:pPr>
        <w:spacing w:line="440" w:lineRule="exact"/>
        <w:ind w:firstLine="720"/>
        <w:jc w:val="left"/>
        <w:rPr>
          <w:rFonts w:asciiTheme="minorEastAsia" w:hAnsiTheme="minorEastAsia" w:eastAsiaTheme="minorEastAsia"/>
          <w:sz w:val="28"/>
          <w:szCs w:val="28"/>
        </w:rPr>
      </w:pPr>
    </w:p>
    <w:p w14:paraId="63ECC876">
      <w:pPr>
        <w:spacing w:line="44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rPr>
        <w:t xml:space="preserve">本人签名：       </w:t>
      </w:r>
      <w:r>
        <w:rPr>
          <w:rFonts w:asciiTheme="minorEastAsia" w:hAnsiTheme="minorEastAsia" w:eastAsiaTheme="minorEastAsia"/>
          <w:sz w:val="28"/>
          <w:szCs w:val="28"/>
        </w:rPr>
        <w:t xml:space="preserve">                   </w:t>
      </w:r>
      <w:r>
        <w:rPr>
          <w:rFonts w:hint="eastAsia" w:asciiTheme="minorEastAsia" w:hAnsiTheme="minorEastAsia" w:eastAsiaTheme="minorEastAsia"/>
          <w:sz w:val="28"/>
          <w:szCs w:val="28"/>
        </w:rPr>
        <w:t>日期：</w:t>
      </w:r>
    </w:p>
    <w:p w14:paraId="6BED484C">
      <w:pPr>
        <w:rPr>
          <w:rFonts w:asciiTheme="minorEastAsia" w:hAnsiTheme="minorEastAsia" w:eastAsiaTheme="minorEastAsia"/>
        </w:rPr>
      </w:pPr>
    </w:p>
    <w:p w14:paraId="02138AB5">
      <w:pPr>
        <w:rPr>
          <w:rFonts w:asciiTheme="minorEastAsia" w:hAnsiTheme="minorEastAsia" w:eastAsiaTheme="minorEastAsia"/>
          <w:sz w:val="24"/>
        </w:rPr>
      </w:pPr>
    </w:p>
    <w:p w14:paraId="1A7A2075">
      <w:pPr>
        <w:rPr>
          <w:rFonts w:asciiTheme="minorEastAsia" w:hAnsiTheme="minorEastAsia" w:eastAsiaTheme="minorEastAsia"/>
          <w:sz w:val="24"/>
        </w:rPr>
      </w:pPr>
    </w:p>
    <w:p w14:paraId="565BA1A4">
      <w:pPr>
        <w:rPr>
          <w:rFonts w:asciiTheme="minorEastAsia" w:hAnsiTheme="minorEastAsia" w:eastAsiaTheme="minorEastAsia"/>
          <w:sz w:val="24"/>
        </w:rPr>
      </w:pPr>
    </w:p>
    <w:p w14:paraId="065CEFBB">
      <w:pPr>
        <w:rPr>
          <w:rFonts w:asciiTheme="minorEastAsia" w:hAnsiTheme="minorEastAsia" w:eastAsiaTheme="minorEastAsia"/>
          <w:sz w:val="24"/>
        </w:rPr>
      </w:pPr>
    </w:p>
    <w:p w14:paraId="45A70080">
      <w:pPr>
        <w:rPr>
          <w:rFonts w:asciiTheme="minorEastAsia" w:hAnsiTheme="minorEastAsia" w:eastAsiaTheme="minorEastAsia"/>
          <w:sz w:val="24"/>
        </w:rPr>
      </w:pPr>
    </w:p>
    <w:p w14:paraId="79804B9E">
      <w:pPr>
        <w:rPr>
          <w:rFonts w:asciiTheme="minorEastAsia" w:hAnsiTheme="minorEastAsia" w:eastAsiaTheme="minorEastAsia"/>
          <w:sz w:val="24"/>
        </w:rPr>
      </w:pPr>
    </w:p>
    <w:p w14:paraId="263FA873">
      <w:pPr>
        <w:rPr>
          <w:rFonts w:asciiTheme="minorEastAsia" w:hAnsiTheme="minorEastAsia" w:eastAsiaTheme="minorEastAsia"/>
          <w:sz w:val="24"/>
        </w:rPr>
      </w:pPr>
    </w:p>
    <w:p w14:paraId="0AE9FCC8">
      <w:pPr>
        <w:rPr>
          <w:rFonts w:asciiTheme="minorEastAsia" w:hAnsiTheme="minorEastAsia" w:eastAsiaTheme="minorEastAsia"/>
          <w:sz w:val="24"/>
        </w:rPr>
      </w:pPr>
    </w:p>
    <w:p w14:paraId="74A12D09">
      <w:pPr>
        <w:rPr>
          <w:rFonts w:asciiTheme="minorEastAsia" w:hAnsiTheme="minorEastAsia" w:eastAsiaTheme="minorEastAsia"/>
          <w:sz w:val="24"/>
        </w:rPr>
      </w:pPr>
    </w:p>
    <w:p w14:paraId="4E216BA9">
      <w:pPr>
        <w:rPr>
          <w:rFonts w:asciiTheme="minorEastAsia" w:hAnsiTheme="minorEastAsia" w:eastAsiaTheme="minorEastAsia"/>
          <w:sz w:val="24"/>
        </w:rPr>
      </w:pPr>
    </w:p>
    <w:p w14:paraId="0F91905A">
      <w:pPr>
        <w:rPr>
          <w:rFonts w:asciiTheme="minorEastAsia" w:hAnsiTheme="minorEastAsia" w:eastAsiaTheme="minorEastAsia"/>
          <w:sz w:val="24"/>
        </w:rPr>
      </w:pPr>
    </w:p>
    <w:p w14:paraId="1D8DF533">
      <w:pPr>
        <w:rPr>
          <w:rFonts w:asciiTheme="minorEastAsia" w:hAnsiTheme="minorEastAsia" w:eastAsiaTheme="minorEastAsia"/>
          <w:sz w:val="24"/>
        </w:rPr>
      </w:pPr>
    </w:p>
    <w:p w14:paraId="15CCE879">
      <w:pPr>
        <w:rPr>
          <w:rFonts w:asciiTheme="minorEastAsia" w:hAnsiTheme="minorEastAsia" w:eastAsiaTheme="minorEastAsia"/>
          <w:sz w:val="24"/>
        </w:rPr>
      </w:pPr>
    </w:p>
    <w:p w14:paraId="32C4819E">
      <w:pPr>
        <w:rPr>
          <w:rFonts w:asciiTheme="minorEastAsia" w:hAnsiTheme="minorEastAsia" w:eastAsiaTheme="minorEastAsia"/>
          <w:sz w:val="24"/>
        </w:rPr>
      </w:pPr>
    </w:p>
    <w:p w14:paraId="62D5F786">
      <w:pPr>
        <w:rPr>
          <w:rFonts w:asciiTheme="minorEastAsia" w:hAnsiTheme="minorEastAsia" w:eastAsiaTheme="minorEastAsia"/>
          <w:sz w:val="24"/>
        </w:rPr>
      </w:pPr>
    </w:p>
    <w:p w14:paraId="41CE078E">
      <w:pPr>
        <w:rPr>
          <w:rFonts w:asciiTheme="minorEastAsia" w:hAnsiTheme="minorEastAsia" w:eastAsiaTheme="minorEastAsia"/>
          <w:sz w:val="24"/>
        </w:rPr>
      </w:pPr>
    </w:p>
    <w:p w14:paraId="79C70DB9">
      <w:pPr>
        <w:rPr>
          <w:rFonts w:asciiTheme="minorEastAsia" w:hAnsiTheme="minorEastAsia" w:eastAsiaTheme="minorEastAsia"/>
          <w:sz w:val="24"/>
        </w:rPr>
      </w:pPr>
    </w:p>
    <w:p w14:paraId="508C4E53">
      <w:pPr>
        <w:rPr>
          <w:rFonts w:asciiTheme="minorEastAsia" w:hAnsiTheme="minorEastAsia" w:eastAsiaTheme="minorEastAsia"/>
          <w:sz w:val="24"/>
        </w:rPr>
      </w:pPr>
    </w:p>
    <w:p w14:paraId="4CFEE2CF">
      <w:pPr>
        <w:rPr>
          <w:rFonts w:asciiTheme="minorEastAsia" w:hAnsiTheme="minorEastAsia" w:eastAsiaTheme="minorEastAsia"/>
          <w:sz w:val="24"/>
        </w:rPr>
        <w:sectPr>
          <w:headerReference r:id="rId10" w:type="default"/>
          <w:footerReference r:id="rId11" w:type="default"/>
          <w:pgSz w:w="11906" w:h="16838"/>
          <w:pgMar w:top="1418" w:right="1418" w:bottom="1418" w:left="1701" w:header="851" w:footer="851" w:gutter="0"/>
          <w:pgNumType w:fmt="upperRoman" w:start="2"/>
          <w:cols w:space="425" w:num="1"/>
          <w:docGrid w:type="lines" w:linePitch="312" w:charSpace="0"/>
        </w:sectPr>
      </w:pPr>
    </w:p>
    <w:p w14:paraId="74576D8D">
      <w:pPr>
        <w:spacing w:before="249" w:beforeLines="80" w:after="156" w:afterLines="50"/>
        <w:jc w:val="center"/>
        <w:rPr>
          <w:rFonts w:ascii="黑体" w:hAnsi="黑体" w:eastAsia="黑体"/>
          <w:sz w:val="36"/>
          <w:szCs w:val="36"/>
        </w:rPr>
      </w:pPr>
      <w:r>
        <w:rPr>
          <w:rFonts w:hint="eastAsia" w:ascii="黑体" w:hAnsi="黑体" w:eastAsia="黑体"/>
          <w:sz w:val="36"/>
          <w:szCs w:val="36"/>
        </w:rPr>
        <w:t>摘  要</w:t>
      </w:r>
    </w:p>
    <w:p w14:paraId="0B555F2E">
      <w:pPr>
        <w:jc w:val="center"/>
        <w:rPr>
          <w:rFonts w:asciiTheme="minorEastAsia" w:hAnsiTheme="minorEastAsia" w:eastAsiaTheme="minorEastAsia"/>
          <w:szCs w:val="21"/>
        </w:rPr>
      </w:pPr>
      <w:r>
        <w:rPr>
          <w:rFonts w:hint="eastAsia" w:asciiTheme="minorEastAsia" w:hAnsiTheme="minorEastAsia"/>
          <w:color w:val="FF0000"/>
        </w:rPr>
        <w:t>（黑体小二号</w:t>
      </w:r>
      <w:r>
        <w:rPr>
          <w:rFonts w:hint="eastAsia" w:asciiTheme="minorEastAsia" w:hAnsiTheme="minorEastAsia" w:eastAsiaTheme="minorEastAsia"/>
          <w:color w:val="FF0000"/>
          <w:szCs w:val="21"/>
        </w:rPr>
        <w:t>，段前0.8，段后0.5行</w:t>
      </w:r>
      <w:r>
        <w:rPr>
          <w:rFonts w:hint="eastAsia" w:asciiTheme="minorEastAsia" w:hAnsiTheme="minorEastAsia"/>
          <w:color w:val="FF0000"/>
        </w:rPr>
        <w:t>）</w:t>
      </w:r>
    </w:p>
    <w:p w14:paraId="090E4C74">
      <w:pPr>
        <w:widowControl/>
        <w:spacing w:line="460" w:lineRule="exact"/>
        <w:ind w:firstLine="480" w:firstLineChars="200"/>
        <w:rPr>
          <w:rFonts w:asciiTheme="minorEastAsia" w:hAnsiTheme="minorEastAsia" w:eastAsiaTheme="minorEastAsia"/>
        </w:rPr>
      </w:pPr>
      <w:r>
        <w:rPr>
          <w:rFonts w:eastAsiaTheme="minorEastAsia"/>
          <w:color w:val="000000"/>
          <w:sz w:val="24"/>
        </w:rPr>
        <w:t>急性肾损伤（</w:t>
      </w:r>
      <w:r>
        <w:rPr>
          <w:rFonts w:hint="eastAsia" w:eastAsiaTheme="minorEastAsia"/>
          <w:color w:val="000000"/>
          <w:sz w:val="24"/>
        </w:rPr>
        <w:t>a</w:t>
      </w:r>
      <w:r>
        <w:rPr>
          <w:rFonts w:eastAsiaTheme="minorEastAsia"/>
          <w:color w:val="000000"/>
          <w:sz w:val="24"/>
        </w:rPr>
        <w:t>cute kidney injury, AKI）</w:t>
      </w:r>
      <w:r>
        <w:rPr>
          <w:rFonts w:hint="eastAsia" w:eastAsiaTheme="minorEastAsia"/>
          <w:color w:val="000000"/>
          <w:sz w:val="24"/>
        </w:rPr>
        <w:t>是一组临床综合征，是指突发和持续的肾功能突然下降，具体表现为血清肌酐的快速增加和尿量的减少。肾脏缺血再灌注损伤（</w:t>
      </w:r>
      <w:r>
        <w:rPr>
          <w:rFonts w:eastAsiaTheme="minorEastAsia"/>
          <w:color w:val="000000"/>
          <w:sz w:val="24"/>
        </w:rPr>
        <w:t>ischemia</w:t>
      </w:r>
      <w:r>
        <w:rPr>
          <w:rFonts w:hint="eastAsia" w:eastAsiaTheme="minorEastAsia"/>
          <w:color w:val="000000"/>
          <w:sz w:val="24"/>
        </w:rPr>
        <w:t>-</w:t>
      </w:r>
      <w:r>
        <w:rPr>
          <w:rFonts w:eastAsiaTheme="minorEastAsia"/>
          <w:color w:val="000000"/>
          <w:sz w:val="24"/>
        </w:rPr>
        <w:t>reperfusion injury</w:t>
      </w:r>
      <w:r>
        <w:rPr>
          <w:rFonts w:hint="eastAsia" w:eastAsiaTheme="minorEastAsia"/>
          <w:color w:val="000000"/>
          <w:sz w:val="24"/>
        </w:rPr>
        <w:t>, IRI）指的是肾脏的血液供</w:t>
      </w:r>
      <w:r>
        <w:rPr>
          <w:rFonts w:hint="eastAsia" w:eastAsiaTheme="minorEastAsia"/>
          <w:color w:val="000000"/>
          <w:sz w:val="24"/>
          <w:lang w:val="en-US" w:eastAsia="zh-CN"/>
        </w:rPr>
        <w:t xml:space="preserve"> </w:t>
      </w:r>
      <w:r>
        <w:rPr>
          <w:rFonts w:hint="eastAsia" w:eastAsiaTheme="minorEastAsia"/>
          <w:color w:val="000000"/>
          <w:sz w:val="24"/>
        </w:rPr>
        <w:t>应暂时减少，随后恢复灌注，但造成肾脏结构损伤、功能异常的病理性过程。肾脏缺血再灌注损伤是急性肾损伤的常见病因之一，也是肾脏移植中面临的重大挑战，因此对于肾脏缺血再灌注损伤有效治疗方法的探究具有重要的临床意义。</w:t>
      </w:r>
      <w:r>
        <w:rPr>
          <w:rFonts w:hint="eastAsia" w:asciiTheme="minorEastAsia" w:hAnsiTheme="minorEastAsia"/>
          <w:color w:val="FF0000"/>
        </w:rPr>
        <w:t>（</w:t>
      </w:r>
      <w:r>
        <w:rPr>
          <w:rFonts w:asciiTheme="minorEastAsia" w:hAnsiTheme="minorEastAsia"/>
          <w:color w:val="FF0000"/>
        </w:rPr>
        <w:t>宋体小四号</w:t>
      </w:r>
      <w:r>
        <w:rPr>
          <w:rFonts w:hint="eastAsia" w:asciiTheme="minorEastAsia" w:hAnsiTheme="minorEastAsia"/>
          <w:color w:val="FF0000"/>
        </w:rPr>
        <w:t>）</w:t>
      </w:r>
    </w:p>
    <w:p w14:paraId="490E5BDD">
      <w:pPr>
        <w:spacing w:line="480" w:lineRule="auto"/>
        <w:jc w:val="center"/>
        <w:rPr>
          <w:rFonts w:asciiTheme="minorEastAsia" w:hAnsiTheme="minorEastAsia" w:eastAsiaTheme="minorEastAsia"/>
          <w:szCs w:val="21"/>
        </w:rPr>
      </w:pPr>
      <w:r>
        <w:rPr>
          <w:rFonts w:asciiTheme="minorEastAsia" w:hAnsiTheme="minorEastAsia" w:eastAsiaTheme="minorEastAsia"/>
          <w:szCs w:val="21"/>
        </w:rPr>
        <w:t>……</w:t>
      </w:r>
    </w:p>
    <w:p w14:paraId="7779ADDD">
      <w:pPr>
        <w:spacing w:line="480" w:lineRule="auto"/>
        <w:jc w:val="center"/>
        <w:rPr>
          <w:rFonts w:asciiTheme="minorEastAsia" w:hAnsiTheme="minorEastAsia" w:eastAsiaTheme="minorEastAsia"/>
          <w:szCs w:val="21"/>
        </w:rPr>
      </w:pPr>
      <w:r>
        <w:rPr>
          <w:rFonts w:asciiTheme="minorEastAsia" w:hAnsiTheme="minorEastAsia" w:eastAsiaTheme="minorEastAsia"/>
          <w:szCs w:val="21"/>
        </w:rPr>
        <w:t>……</w:t>
      </w:r>
    </w:p>
    <w:p w14:paraId="69024A83">
      <w:pPr>
        <w:spacing w:line="480" w:lineRule="auto"/>
        <w:jc w:val="center"/>
        <w:rPr>
          <w:rFonts w:asciiTheme="minorEastAsia" w:hAnsiTheme="minorEastAsia" w:eastAsiaTheme="minorEastAsia"/>
          <w:szCs w:val="21"/>
        </w:rPr>
      </w:pPr>
      <w:r>
        <w:rPr>
          <w:rFonts w:asciiTheme="minorEastAsia" w:hAnsiTheme="minorEastAsia" w:eastAsiaTheme="minorEastAsia"/>
          <w:szCs w:val="21"/>
        </w:rPr>
        <w:t>……</w:t>
      </w:r>
    </w:p>
    <w:p w14:paraId="5751F5D7">
      <w:pPr>
        <w:spacing w:line="480" w:lineRule="auto"/>
        <w:jc w:val="center"/>
        <w:rPr>
          <w:rFonts w:asciiTheme="minorEastAsia" w:hAnsiTheme="minorEastAsia" w:eastAsiaTheme="minorEastAsia"/>
        </w:rPr>
      </w:pPr>
    </w:p>
    <w:p w14:paraId="7D516300">
      <w:pPr>
        <w:spacing w:line="360" w:lineRule="auto"/>
        <w:rPr>
          <w:rFonts w:asciiTheme="minorEastAsia" w:hAnsiTheme="minorEastAsia" w:eastAsiaTheme="minorEastAsia"/>
        </w:rPr>
      </w:pPr>
      <w:r>
        <w:rPr>
          <w:rFonts w:hint="eastAsia" w:asciiTheme="minorEastAsia" w:hAnsiTheme="minorEastAsia" w:eastAsiaTheme="minorEastAsia"/>
          <w:color w:val="FF0000"/>
        </w:rPr>
        <w:t>与摘要正文空一行</w:t>
      </w:r>
    </w:p>
    <w:p w14:paraId="7E652B3A">
      <w:pPr>
        <w:spacing w:line="460" w:lineRule="exact"/>
        <w:rPr>
          <w:rFonts w:asciiTheme="minorEastAsia" w:hAnsiTheme="minorEastAsia" w:eastAsiaTheme="minorEastAsia"/>
          <w:sz w:val="24"/>
        </w:rPr>
      </w:pPr>
      <w:r>
        <w:rPr>
          <w:rFonts w:ascii="黑体" w:hAnsi="黑体" w:eastAsia="黑体"/>
          <w:sz w:val="24"/>
        </w:rPr>
        <w:t>关键词：</w:t>
      </w:r>
      <w:r>
        <w:rPr>
          <w:rFonts w:asciiTheme="minorEastAsia" w:hAnsiTheme="minorEastAsia" w:eastAsiaTheme="minorEastAsia"/>
          <w:sz w:val="24"/>
        </w:rPr>
        <w:t>关键词</w:t>
      </w:r>
      <w:r>
        <w:rPr>
          <w:rFonts w:hint="default" w:ascii="Times New Roman" w:hAnsi="Times New Roman" w:cs="Times New Roman" w:eastAsiaTheme="minorEastAsia"/>
          <w:sz w:val="24"/>
        </w:rPr>
        <w:t>1</w:t>
      </w:r>
      <w:r>
        <w:rPr>
          <w:rFonts w:asciiTheme="minorEastAsia" w:hAnsiTheme="minorEastAsia" w:eastAsiaTheme="minorEastAsia"/>
          <w:sz w:val="24"/>
        </w:rPr>
        <w:t>；关键词</w:t>
      </w:r>
      <w:r>
        <w:rPr>
          <w:rFonts w:hint="default" w:ascii="Times New Roman" w:hAnsi="Times New Roman" w:cs="Times New Roman" w:eastAsiaTheme="minorEastAsia"/>
          <w:sz w:val="24"/>
        </w:rPr>
        <w:t>2</w:t>
      </w:r>
      <w:r>
        <w:rPr>
          <w:rFonts w:asciiTheme="minorEastAsia" w:hAnsiTheme="minorEastAsia" w:eastAsiaTheme="minorEastAsia"/>
          <w:sz w:val="24"/>
        </w:rPr>
        <w:t>；关键词</w:t>
      </w:r>
      <w:r>
        <w:rPr>
          <w:rFonts w:hint="default" w:ascii="Times New Roman" w:hAnsi="Times New Roman" w:cs="Times New Roman" w:eastAsiaTheme="minorEastAsia"/>
          <w:sz w:val="24"/>
        </w:rPr>
        <w:t>3</w:t>
      </w:r>
      <w:r>
        <w:rPr>
          <w:rFonts w:asciiTheme="minorEastAsia" w:hAnsiTheme="minorEastAsia" w:eastAsiaTheme="minorEastAsia"/>
          <w:sz w:val="24"/>
        </w:rPr>
        <w:t>；关键词</w:t>
      </w:r>
      <w:r>
        <w:rPr>
          <w:rFonts w:hint="default" w:ascii="Times New Roman" w:hAnsi="Times New Roman" w:cs="Times New Roman" w:eastAsiaTheme="minorEastAsia"/>
          <w:sz w:val="24"/>
        </w:rPr>
        <w:t>4</w:t>
      </w:r>
      <w:r>
        <w:rPr>
          <w:rFonts w:asciiTheme="minorEastAsia" w:hAnsiTheme="minorEastAsia" w:eastAsiaTheme="minorEastAsia"/>
          <w:sz w:val="24"/>
        </w:rPr>
        <w:t>；关键词</w:t>
      </w:r>
      <w:r>
        <w:rPr>
          <w:rFonts w:hint="default" w:ascii="Times New Roman" w:hAnsi="Times New Roman" w:cs="Times New Roman" w:eastAsiaTheme="minorEastAsia"/>
          <w:sz w:val="24"/>
        </w:rPr>
        <w:t>5</w:t>
      </w:r>
    </w:p>
    <w:p w14:paraId="1C909D13">
      <w:pPr>
        <w:spacing w:line="360" w:lineRule="auto"/>
        <w:rPr>
          <w:rFonts w:asciiTheme="minorEastAsia" w:hAnsiTheme="minorEastAsia" w:eastAsiaTheme="minorEastAsia"/>
          <w:szCs w:val="21"/>
        </w:rPr>
      </w:pPr>
      <w:r>
        <w:rPr>
          <w:rFonts w:asciiTheme="minorEastAsia" w:hAnsiTheme="minorEastAsia"/>
          <w:color w:val="FF0000"/>
        </w:rPr>
        <w:t>（黑体小</w:t>
      </w:r>
      <w:r>
        <w:rPr>
          <w:rFonts w:hint="eastAsia" w:asciiTheme="minorEastAsia" w:hAnsiTheme="minorEastAsia"/>
          <w:color w:val="FF0000"/>
        </w:rPr>
        <w:t>四号</w:t>
      </w:r>
      <w:r>
        <w:rPr>
          <w:rFonts w:asciiTheme="minorEastAsia" w:hAnsiTheme="minorEastAsia"/>
          <w:color w:val="FF0000"/>
        </w:rPr>
        <w:t xml:space="preserve">）         </w:t>
      </w:r>
      <w:r>
        <w:rPr>
          <w:rFonts w:hint="eastAsia" w:asciiTheme="minorEastAsia" w:hAnsiTheme="minorEastAsia"/>
          <w:color w:val="FF0000"/>
        </w:rPr>
        <w:t>（</w:t>
      </w:r>
      <w:r>
        <w:rPr>
          <w:rFonts w:asciiTheme="minorEastAsia" w:hAnsiTheme="minorEastAsia"/>
          <w:color w:val="FF0000"/>
        </w:rPr>
        <w:t>宋体小四号</w:t>
      </w:r>
      <w:r>
        <w:rPr>
          <w:rFonts w:hint="eastAsia" w:asciiTheme="minorEastAsia" w:hAnsiTheme="minorEastAsia"/>
          <w:color w:val="FF0000"/>
        </w:rPr>
        <w:t>）</w:t>
      </w:r>
    </w:p>
    <w:p w14:paraId="61C9E6E1">
      <w:pPr>
        <w:rPr>
          <w:rFonts w:asciiTheme="minorEastAsia" w:hAnsiTheme="minorEastAsia"/>
          <w:sz w:val="24"/>
        </w:rPr>
      </w:pPr>
    </w:p>
    <w:p w14:paraId="2AEA5F29">
      <w:pPr>
        <w:rPr>
          <w:rFonts w:asciiTheme="minorEastAsia" w:hAnsiTheme="minorEastAsia" w:eastAsiaTheme="minorEastAsia"/>
          <w:sz w:val="24"/>
        </w:rPr>
        <w:sectPr>
          <w:headerReference r:id="rId12" w:type="default"/>
          <w:footerReference r:id="rId13" w:type="default"/>
          <w:pgSz w:w="11906" w:h="16838"/>
          <w:pgMar w:top="1418" w:right="1418" w:bottom="1418" w:left="1701" w:header="851" w:footer="851" w:gutter="0"/>
          <w:pgNumType w:fmt="upperRoman" w:start="1"/>
          <w:cols w:space="425" w:num="1"/>
          <w:docGrid w:type="lines" w:linePitch="312" w:charSpace="0"/>
        </w:sectPr>
      </w:pPr>
    </w:p>
    <w:p w14:paraId="3C042B11">
      <w:pPr>
        <w:spacing w:before="192" w:beforeLines="80" w:after="120" w:afterLines="50"/>
        <w:jc w:val="center"/>
        <w:rPr>
          <w:rFonts w:eastAsiaTheme="minorEastAsia"/>
          <w:b/>
          <w:sz w:val="36"/>
          <w:szCs w:val="36"/>
        </w:rPr>
      </w:pPr>
      <w:r>
        <w:rPr>
          <w:rFonts w:eastAsiaTheme="minorEastAsia"/>
          <w:b/>
          <w:sz w:val="36"/>
          <w:szCs w:val="36"/>
        </w:rPr>
        <w:t xml:space="preserve">ABSTRACT </w:t>
      </w:r>
    </w:p>
    <w:p w14:paraId="6C018B98">
      <w:pPr>
        <w:spacing w:line="360" w:lineRule="auto"/>
        <w:jc w:val="center"/>
        <w:rPr>
          <w:rFonts w:asciiTheme="minorEastAsia" w:hAnsiTheme="minorEastAsia" w:eastAsiaTheme="minorEastAsia"/>
          <w:szCs w:val="21"/>
        </w:rPr>
      </w:pPr>
      <w:r>
        <w:rPr>
          <w:rFonts w:asciiTheme="minorEastAsia" w:hAnsiTheme="minorEastAsia"/>
          <w:color w:val="FF0000"/>
        </w:rPr>
        <w:t>(</w:t>
      </w:r>
      <w:r>
        <w:rPr>
          <w:rFonts w:asciiTheme="minorEastAsia" w:hAnsiTheme="minorEastAsia"/>
          <w:b/>
          <w:color w:val="FF0000"/>
        </w:rPr>
        <w:t>Times New Roman</w:t>
      </w:r>
      <w:r>
        <w:rPr>
          <w:rFonts w:hint="eastAsia" w:asciiTheme="minorEastAsia" w:hAnsiTheme="minorEastAsia"/>
          <w:color w:val="FF0000"/>
        </w:rPr>
        <w:t>小二号加粗</w:t>
      </w:r>
      <w:r>
        <w:rPr>
          <w:rFonts w:hint="eastAsia" w:asciiTheme="minorEastAsia" w:hAnsiTheme="minorEastAsia" w:eastAsiaTheme="minorEastAsia"/>
          <w:color w:val="FF0000"/>
          <w:szCs w:val="21"/>
        </w:rPr>
        <w:t>，段前0.8，段后0.5行</w:t>
      </w:r>
      <w:r>
        <w:rPr>
          <w:rFonts w:asciiTheme="minorEastAsia" w:hAnsiTheme="minorEastAsia"/>
          <w:color w:val="FF0000"/>
        </w:rPr>
        <w:t>)</w:t>
      </w:r>
    </w:p>
    <w:p w14:paraId="47A767CC">
      <w:pPr>
        <w:keepNext w:val="0"/>
        <w:keepLines w:val="0"/>
        <w:pageBreakBefore w:val="0"/>
        <w:widowControl w:val="0"/>
        <w:kinsoku/>
        <w:wordWrap/>
        <w:overflowPunct/>
        <w:topLinePunct w:val="0"/>
        <w:autoSpaceDE/>
        <w:autoSpaceDN/>
        <w:bidi w:val="0"/>
        <w:adjustRightInd/>
        <w:snapToGrid/>
        <w:spacing w:line="460" w:lineRule="exact"/>
        <w:ind w:firstLine="480" w:firstLineChars="200"/>
        <w:jc w:val="both"/>
        <w:textAlignment w:val="auto"/>
        <w:rPr>
          <w:rFonts w:asciiTheme="minorEastAsia" w:hAnsiTheme="minorEastAsia"/>
          <w:color w:val="FF0000"/>
        </w:rPr>
      </w:pPr>
      <w:r>
        <w:rPr>
          <w:rFonts w:ascii="Times New Roman" w:hAnsi="Times New Roman" w:eastAsia="Segoe UI" w:cs="Times New Roman"/>
          <w:i w:val="0"/>
          <w:caps w:val="0"/>
          <w:color w:val="0D0D0D"/>
          <w:spacing w:val="0"/>
          <w:sz w:val="24"/>
          <w:szCs w:val="24"/>
          <w:shd w:val="clear" w:fill="FFFFFF"/>
        </w:rPr>
        <w:t>Acute Kidney Injury (AKI) is a clinical syndrome characterized by a sudden and sustained decline in renal function, manifested specifically by rapid increase in serum creatinine and decreased urine output. Ischemia-Reperfusion Injury (IRI) of the kidneys refers to a pathological process wherein there is a temporary reduction in renal blood supply followed by reperfusion, resulting in structural damage and functional abnormalities. IRI is a common cause of AKI and a significant challenge in renal transplantation, thus exploration of effective treatments for renal IRI holds crucial clinical significance.</w:t>
      </w:r>
      <w:r>
        <w:rPr>
          <w:rFonts w:asciiTheme="minorEastAsia" w:hAnsiTheme="minorEastAsia"/>
          <w:color w:val="FF0000"/>
        </w:rPr>
        <w:t>(</w:t>
      </w:r>
      <w:r>
        <w:rPr>
          <w:rFonts w:asciiTheme="minorEastAsia" w:hAnsiTheme="minorEastAsia"/>
          <w:b/>
          <w:color w:val="FF0000"/>
        </w:rPr>
        <w:t>Times New Roman</w:t>
      </w:r>
      <w:r>
        <w:rPr>
          <w:rFonts w:hint="eastAsia" w:asciiTheme="minorEastAsia" w:hAnsiTheme="minorEastAsia"/>
          <w:color w:val="FF0000"/>
        </w:rPr>
        <w:t>小四号，两端对齐</w:t>
      </w:r>
      <w:r>
        <w:rPr>
          <w:rFonts w:asciiTheme="minorEastAsia" w:hAnsiTheme="minorEastAsia"/>
          <w:color w:val="FF0000"/>
        </w:rPr>
        <w:t>)</w:t>
      </w:r>
    </w:p>
    <w:p w14:paraId="6DF4A337">
      <w:pPr>
        <w:widowControl/>
        <w:spacing w:line="460" w:lineRule="exact"/>
        <w:ind w:firstLine="420" w:firstLineChars="200"/>
        <w:rPr>
          <w:rFonts w:asciiTheme="minorEastAsia" w:hAnsiTheme="minorEastAsia" w:eastAsiaTheme="minorEastAsia"/>
          <w:szCs w:val="21"/>
        </w:rPr>
      </w:pPr>
      <w:r>
        <w:rPr>
          <w:rFonts w:hint="eastAsia" w:asciiTheme="minorEastAsia" w:hAnsiTheme="minorEastAsia"/>
          <w:color w:val="FF0000"/>
        </w:rPr>
        <w:t>论文用thesis表述，不用paper</w:t>
      </w:r>
    </w:p>
    <w:p w14:paraId="0C5A410B">
      <w:pPr>
        <w:spacing w:line="360" w:lineRule="auto"/>
        <w:ind w:firstLine="390"/>
        <w:jc w:val="center"/>
        <w:rPr>
          <w:rFonts w:asciiTheme="minorEastAsia" w:hAnsiTheme="minorEastAsia" w:eastAsiaTheme="minorEastAsia"/>
          <w:szCs w:val="21"/>
        </w:rPr>
      </w:pPr>
      <w:r>
        <w:rPr>
          <w:rFonts w:asciiTheme="minorEastAsia" w:hAnsiTheme="minorEastAsia" w:eastAsiaTheme="minorEastAsia"/>
          <w:szCs w:val="21"/>
        </w:rPr>
        <w:t>……</w:t>
      </w:r>
    </w:p>
    <w:p w14:paraId="4ABCFF54">
      <w:pPr>
        <w:spacing w:line="360" w:lineRule="auto"/>
        <w:ind w:firstLine="390"/>
        <w:jc w:val="center"/>
        <w:rPr>
          <w:rFonts w:asciiTheme="minorEastAsia" w:hAnsiTheme="minorEastAsia" w:eastAsiaTheme="minorEastAsia"/>
          <w:szCs w:val="21"/>
        </w:rPr>
      </w:pPr>
      <w:r>
        <w:rPr>
          <w:rFonts w:asciiTheme="minorEastAsia" w:hAnsiTheme="minorEastAsia" w:eastAsiaTheme="minorEastAsia"/>
          <w:szCs w:val="21"/>
        </w:rPr>
        <w:t>……</w:t>
      </w:r>
    </w:p>
    <w:p w14:paraId="2C935C9A">
      <w:pPr>
        <w:spacing w:line="360" w:lineRule="auto"/>
        <w:ind w:firstLine="390"/>
        <w:jc w:val="center"/>
        <w:rPr>
          <w:rFonts w:asciiTheme="minorEastAsia" w:hAnsiTheme="minorEastAsia" w:eastAsiaTheme="minorEastAsia"/>
          <w:szCs w:val="21"/>
        </w:rPr>
      </w:pPr>
      <w:r>
        <w:rPr>
          <w:rFonts w:asciiTheme="minorEastAsia" w:hAnsiTheme="minorEastAsia" w:eastAsiaTheme="minorEastAsia"/>
          <w:szCs w:val="21"/>
        </w:rPr>
        <w:t>……</w:t>
      </w:r>
    </w:p>
    <w:p w14:paraId="3B71155A">
      <w:pPr>
        <w:spacing w:line="360" w:lineRule="auto"/>
        <w:rPr>
          <w:rFonts w:asciiTheme="minorEastAsia" w:hAnsiTheme="minorEastAsia" w:eastAsiaTheme="minorEastAsia"/>
          <w:szCs w:val="21"/>
        </w:rPr>
      </w:pPr>
    </w:p>
    <w:p w14:paraId="70838A97">
      <w:pPr>
        <w:spacing w:line="360" w:lineRule="auto"/>
        <w:jc w:val="center"/>
        <w:rPr>
          <w:rFonts w:asciiTheme="minorEastAsia" w:hAnsiTheme="minorEastAsia" w:eastAsiaTheme="minorEastAsia"/>
          <w:szCs w:val="21"/>
        </w:rPr>
      </w:pPr>
    </w:p>
    <w:p w14:paraId="062CE30C">
      <w:pPr>
        <w:spacing w:line="360" w:lineRule="auto"/>
        <w:jc w:val="center"/>
        <w:rPr>
          <w:rFonts w:asciiTheme="minorEastAsia" w:hAnsiTheme="minorEastAsia" w:eastAsiaTheme="minorEastAsia"/>
          <w:szCs w:val="21"/>
        </w:rPr>
      </w:pPr>
    </w:p>
    <w:p w14:paraId="6950AD24">
      <w:pPr>
        <w:spacing w:line="360" w:lineRule="auto"/>
        <w:jc w:val="left"/>
        <w:rPr>
          <w:rFonts w:asciiTheme="minorEastAsia" w:hAnsiTheme="minorEastAsia" w:eastAsiaTheme="minorEastAsia"/>
          <w:szCs w:val="21"/>
        </w:rPr>
      </w:pPr>
      <w:r>
        <w:rPr>
          <w:rFonts w:hint="eastAsia" w:asciiTheme="minorEastAsia" w:hAnsiTheme="minorEastAsia" w:eastAsiaTheme="minorEastAsia"/>
          <w:color w:val="FF0000"/>
        </w:rPr>
        <w:t>与摘要正文空一行</w:t>
      </w:r>
    </w:p>
    <w:p w14:paraId="56B38CA1">
      <w:pPr>
        <w:spacing w:line="360" w:lineRule="auto"/>
        <w:rPr>
          <w:rFonts w:asciiTheme="minorEastAsia" w:hAnsiTheme="minorEastAsia" w:eastAsiaTheme="minorEastAsia"/>
          <w:sz w:val="24"/>
        </w:rPr>
      </w:pPr>
      <w:r>
        <w:rPr>
          <w:rFonts w:eastAsiaTheme="minorEastAsia"/>
          <w:b/>
          <w:sz w:val="24"/>
        </w:rPr>
        <w:t xml:space="preserve">Key words: </w:t>
      </w:r>
      <w:r>
        <w:rPr>
          <w:rFonts w:eastAsiaTheme="minorEastAsia"/>
          <w:sz w:val="24"/>
        </w:rPr>
        <w:t>Key words 1; Key words 2; Key words 3; Key words 4; Key words 5</w:t>
      </w:r>
    </w:p>
    <w:p w14:paraId="0A1F9535">
      <w:pPr>
        <w:spacing w:line="360" w:lineRule="auto"/>
        <w:rPr>
          <w:rFonts w:asciiTheme="minorEastAsia" w:hAnsiTheme="minorEastAsia" w:eastAsiaTheme="minorEastAsia"/>
          <w:szCs w:val="21"/>
        </w:rPr>
      </w:pPr>
      <w:r>
        <w:rPr>
          <w:rFonts w:asciiTheme="minorEastAsia" w:hAnsiTheme="minorEastAsia"/>
          <w:color w:val="FF0000"/>
          <w:sz w:val="24"/>
        </w:rPr>
        <w:t>（</w:t>
      </w:r>
      <w:r>
        <w:rPr>
          <w:rFonts w:asciiTheme="minorEastAsia" w:hAnsiTheme="minorEastAsia"/>
          <w:b/>
          <w:color w:val="FF0000"/>
        </w:rPr>
        <w:t>Times New Roman</w:t>
      </w:r>
      <w:r>
        <w:rPr>
          <w:rFonts w:asciiTheme="minorEastAsia" w:hAnsiTheme="minorEastAsia"/>
          <w:color w:val="FF0000"/>
        </w:rPr>
        <w:t>小</w:t>
      </w:r>
      <w:r>
        <w:rPr>
          <w:rFonts w:hint="eastAsia" w:asciiTheme="minorEastAsia" w:hAnsiTheme="minorEastAsia"/>
          <w:color w:val="FF0000"/>
        </w:rPr>
        <w:t>四号</w:t>
      </w:r>
      <w:r>
        <w:rPr>
          <w:rFonts w:asciiTheme="minorEastAsia" w:hAnsiTheme="minorEastAsia"/>
          <w:color w:val="FF0000"/>
        </w:rPr>
        <w:t>加粗</w:t>
      </w:r>
      <w:r>
        <w:rPr>
          <w:rFonts w:asciiTheme="minorEastAsia" w:hAnsiTheme="minorEastAsia"/>
          <w:color w:val="FF0000"/>
          <w:sz w:val="24"/>
        </w:rPr>
        <w:t>）</w:t>
      </w:r>
      <w:r>
        <w:rPr>
          <w:rFonts w:asciiTheme="minorEastAsia" w:hAnsiTheme="minorEastAsia"/>
          <w:color w:val="FF0000"/>
        </w:rPr>
        <w:t>（</w:t>
      </w:r>
      <w:r>
        <w:rPr>
          <w:rFonts w:asciiTheme="minorEastAsia" w:hAnsiTheme="minorEastAsia"/>
          <w:b/>
          <w:color w:val="FF0000"/>
        </w:rPr>
        <w:t>Times New Roman</w:t>
      </w:r>
      <w:r>
        <w:rPr>
          <w:rFonts w:asciiTheme="minorEastAsia" w:hAnsiTheme="minorEastAsia"/>
          <w:color w:val="FF0000"/>
        </w:rPr>
        <w:t>小</w:t>
      </w:r>
      <w:r>
        <w:rPr>
          <w:rFonts w:hint="eastAsia" w:asciiTheme="minorEastAsia" w:hAnsiTheme="minorEastAsia"/>
          <w:color w:val="FF0000"/>
        </w:rPr>
        <w:t>四号</w:t>
      </w:r>
      <w:r>
        <w:rPr>
          <w:rFonts w:asciiTheme="minorEastAsia" w:hAnsiTheme="minorEastAsia"/>
          <w:color w:val="FF0000"/>
        </w:rPr>
        <w:t>）</w:t>
      </w:r>
    </w:p>
    <w:p w14:paraId="073E54DA">
      <w:pPr>
        <w:rPr>
          <w:rFonts w:asciiTheme="minorEastAsia" w:hAnsiTheme="minorEastAsia" w:eastAsiaTheme="minorEastAsia"/>
          <w:sz w:val="24"/>
        </w:rPr>
      </w:pPr>
    </w:p>
    <w:p w14:paraId="32F187D2">
      <w:pPr>
        <w:rPr>
          <w:rFonts w:asciiTheme="minorEastAsia" w:hAnsiTheme="minorEastAsia" w:eastAsiaTheme="minorEastAsia"/>
          <w:sz w:val="24"/>
        </w:rPr>
        <w:sectPr>
          <w:headerReference r:id="rId14" w:type="default"/>
          <w:footerReference r:id="rId15" w:type="default"/>
          <w:pgSz w:w="11906" w:h="16838"/>
          <w:pgMar w:top="1417" w:right="1418" w:bottom="1417" w:left="1701" w:header="851" w:footer="850" w:gutter="0"/>
          <w:pgNumType w:fmt="upperRoman"/>
          <w:cols w:space="0" w:num="1"/>
          <w:docGrid w:linePitch="312" w:charSpace="0"/>
        </w:sectPr>
      </w:pPr>
    </w:p>
    <w:p w14:paraId="2D4AA01F">
      <w:pPr>
        <w:pStyle w:val="2"/>
        <w:pageBreakBefore w:val="0"/>
        <w:kinsoku/>
        <w:wordWrap/>
        <w:overflowPunct/>
        <w:topLinePunct w:val="0"/>
        <w:autoSpaceDE/>
        <w:autoSpaceDN/>
        <w:bidi w:val="0"/>
        <w:adjustRightInd/>
        <w:snapToGrid/>
        <w:spacing w:before="251" w:beforeLines="80" w:after="157" w:afterLines="50"/>
        <w:jc w:val="center"/>
        <w:textAlignment w:val="auto"/>
      </w:pPr>
      <w:bookmarkStart w:id="0" w:name="_Toc196924194"/>
      <w:r>
        <w:rPr>
          <w:rFonts w:hint="eastAsia"/>
        </w:rPr>
        <w:t>目  录</w:t>
      </w:r>
      <w:bookmarkEnd w:id="0"/>
    </w:p>
    <w:p w14:paraId="34D3E3DC">
      <w:pPr>
        <w:pageBreakBefore w:val="0"/>
        <w:kinsoku/>
        <w:wordWrap/>
        <w:overflowPunct/>
        <w:topLinePunct w:val="0"/>
        <w:autoSpaceDE/>
        <w:autoSpaceDN/>
        <w:bidi w:val="0"/>
        <w:adjustRightInd/>
        <w:snapToGrid/>
        <w:spacing w:before="251" w:beforeLines="80" w:after="157" w:afterLines="50"/>
        <w:jc w:val="center"/>
        <w:textAlignment w:val="auto"/>
        <w:rPr>
          <w:rFonts w:asciiTheme="minorEastAsia" w:hAnsiTheme="minorEastAsia" w:eastAsiaTheme="minorEastAsia"/>
          <w:szCs w:val="21"/>
        </w:rPr>
      </w:pPr>
      <w:r>
        <w:rPr>
          <w:rFonts w:asciiTheme="minorEastAsia" w:hAnsiTheme="minorEastAsia" w:eastAsiaTheme="minorEastAsia"/>
          <w:color w:val="FF0000"/>
          <w:szCs w:val="21"/>
        </w:rPr>
        <w:t>（黑体小</w:t>
      </w:r>
      <w:r>
        <w:rPr>
          <w:rFonts w:hint="eastAsia" w:asciiTheme="minorEastAsia" w:hAnsiTheme="minorEastAsia" w:eastAsiaTheme="minorEastAsia"/>
          <w:color w:val="FF0000"/>
          <w:szCs w:val="21"/>
        </w:rPr>
        <w:t>二号，段前0.8，段后0.5行</w:t>
      </w:r>
      <w:r>
        <w:rPr>
          <w:rFonts w:asciiTheme="minorEastAsia" w:hAnsiTheme="minorEastAsia" w:eastAsiaTheme="minorEastAsia"/>
          <w:color w:val="FF0000"/>
          <w:szCs w:val="21"/>
        </w:rPr>
        <w:t>）</w:t>
      </w:r>
    </w:p>
    <w:p w14:paraId="3B8299E9">
      <w:pPr>
        <w:pStyle w:val="12"/>
        <w:keepNext w:val="0"/>
        <w:keepLines w:val="0"/>
        <w:pageBreakBefore w:val="0"/>
        <w:kinsoku/>
        <w:wordWrap/>
        <w:overflowPunct/>
        <w:topLinePunct w:val="0"/>
        <w:autoSpaceDE/>
        <w:autoSpaceDN/>
        <w:bidi w:val="0"/>
        <w:adjustRightInd/>
        <w:snapToGrid/>
        <w:spacing w:before="251" w:beforeLines="80" w:after="157" w:afterLines="50"/>
        <w:jc w:val="distribute"/>
        <w:textAlignment w:val="auto"/>
        <w:rPr>
          <w:sz w:val="24"/>
        </w:rPr>
      </w:pPr>
      <w:r>
        <w:fldChar w:fldCharType="begin"/>
      </w:r>
      <w:r>
        <w:instrText xml:space="preserve"> HYPERLINK \l "_Toc422211181" </w:instrText>
      </w:r>
      <w:r>
        <w:fldChar w:fldCharType="separate"/>
      </w:r>
      <w:r>
        <w:rPr>
          <w:rFonts w:ascii="黑体" w:hAnsi="黑体" w:cs="Times New Roman"/>
          <w:sz w:val="28"/>
          <w:szCs w:val="28"/>
        </w:rPr>
        <w:t>摘要</w:t>
      </w:r>
      <w:r>
        <w:rPr>
          <w:sz w:val="24"/>
        </w:rPr>
        <w:t>……………………………………………………………….………………………</w:t>
      </w:r>
      <w:r>
        <w:rPr>
          <w:sz w:val="28"/>
        </w:rPr>
        <w:t>I</w:t>
      </w:r>
      <w:r>
        <w:rPr>
          <w:sz w:val="28"/>
        </w:rPr>
        <w:fldChar w:fldCharType="end"/>
      </w:r>
    </w:p>
    <w:p w14:paraId="77BB87B6">
      <w:pPr>
        <w:keepNext w:val="0"/>
        <w:keepLines w:val="0"/>
        <w:pageBreakBefore w:val="0"/>
        <w:kinsoku/>
        <w:wordWrap/>
        <w:overflowPunct/>
        <w:topLinePunct w:val="0"/>
        <w:autoSpaceDE/>
        <w:autoSpaceDN/>
        <w:bidi w:val="0"/>
        <w:adjustRightInd/>
        <w:snapToGrid/>
        <w:spacing w:before="251" w:beforeLines="80" w:after="157" w:afterLines="50" w:line="360" w:lineRule="auto"/>
        <w:jc w:val="distribute"/>
        <w:textAlignment w:val="auto"/>
        <w:rPr>
          <w:rFonts w:eastAsia="黑体"/>
          <w:sz w:val="28"/>
          <w:szCs w:val="28"/>
        </w:rPr>
      </w:pPr>
      <w:r>
        <w:rPr>
          <w:rFonts w:eastAsia="黑体"/>
          <w:sz w:val="28"/>
          <w:szCs w:val="28"/>
        </w:rPr>
        <w:t>ABSTRACT</w:t>
      </w:r>
      <w:r>
        <w:rPr>
          <w:rFonts w:eastAsia="黑体"/>
          <w:sz w:val="24"/>
        </w:rPr>
        <w:t>…………………………………………………………………………….</w:t>
      </w:r>
      <w:r>
        <w:rPr>
          <w:sz w:val="28"/>
        </w:rPr>
        <w:t>II</w:t>
      </w:r>
    </w:p>
    <w:p w14:paraId="03250FCF">
      <w:pPr>
        <w:keepNext w:val="0"/>
        <w:keepLines w:val="0"/>
        <w:pageBreakBefore w:val="0"/>
        <w:kinsoku/>
        <w:wordWrap/>
        <w:overflowPunct/>
        <w:topLinePunct w:val="0"/>
        <w:autoSpaceDE/>
        <w:autoSpaceDN/>
        <w:bidi w:val="0"/>
        <w:adjustRightInd/>
        <w:snapToGrid/>
        <w:spacing w:before="251" w:beforeLines="80" w:after="157" w:afterLines="50" w:line="360" w:lineRule="auto"/>
        <w:jc w:val="distribute"/>
        <w:textAlignment w:val="auto"/>
        <w:rPr>
          <w:rFonts w:ascii="黑体" w:hAnsi="黑体" w:eastAsia="黑体"/>
          <w:sz w:val="28"/>
          <w:szCs w:val="28"/>
        </w:rPr>
      </w:pPr>
      <w:r>
        <w:rPr>
          <w:rFonts w:hint="eastAsia" w:ascii="黑体" w:hAnsi="黑体" w:eastAsia="黑体"/>
          <w:sz w:val="28"/>
          <w:szCs w:val="28"/>
        </w:rPr>
        <w:t xml:space="preserve">1 </w:t>
      </w:r>
      <w:r>
        <w:rPr>
          <w:rFonts w:ascii="黑体" w:hAnsi="黑体" w:eastAsia="黑体"/>
          <w:sz w:val="28"/>
          <w:szCs w:val="28"/>
        </w:rPr>
        <w:t>绪论</w:t>
      </w:r>
      <w:r>
        <w:rPr>
          <w:rFonts w:eastAsiaTheme="minorEastAsia"/>
          <w:sz w:val="24"/>
        </w:rPr>
        <w:t>…………………………………………………………………………………….</w:t>
      </w:r>
      <w:r>
        <w:rPr>
          <w:sz w:val="24"/>
          <w:szCs w:val="24"/>
        </w:rPr>
        <w:t>1</w:t>
      </w:r>
    </w:p>
    <w:p w14:paraId="770E3695">
      <w:pPr>
        <w:keepNext w:val="0"/>
        <w:keepLines w:val="0"/>
        <w:pageBreakBefore w:val="0"/>
        <w:kinsoku/>
        <w:wordWrap/>
        <w:overflowPunct/>
        <w:topLinePunct w:val="0"/>
        <w:autoSpaceDE/>
        <w:autoSpaceDN/>
        <w:bidi w:val="0"/>
        <w:adjustRightInd/>
        <w:snapToGrid/>
        <w:spacing w:before="251" w:beforeLines="80" w:after="157" w:afterLines="50" w:line="360" w:lineRule="auto"/>
        <w:ind w:left="420" w:leftChars="200"/>
        <w:jc w:val="distribute"/>
        <w:textAlignment w:val="auto"/>
        <w:rPr>
          <w:rFonts w:eastAsiaTheme="minorEastAsia"/>
          <w:sz w:val="24"/>
        </w:rPr>
      </w:pPr>
      <w:r>
        <w:rPr>
          <w:rFonts w:eastAsiaTheme="minorEastAsia"/>
          <w:sz w:val="24"/>
        </w:rPr>
        <w:t>1.1</w:t>
      </w:r>
      <w:r>
        <w:rPr>
          <w:rFonts w:hint="eastAsia" w:eastAsiaTheme="minorEastAsia"/>
          <w:sz w:val="24"/>
        </w:rPr>
        <w:t xml:space="preserve"> 课题</w:t>
      </w:r>
      <w:r>
        <w:rPr>
          <w:rFonts w:hint="eastAsia"/>
          <w:sz w:val="24"/>
        </w:rPr>
        <w:t>研究背景</w:t>
      </w:r>
      <w:r>
        <w:rPr>
          <w:rFonts w:hint="eastAsia" w:eastAsiaTheme="minorEastAsia"/>
          <w:sz w:val="24"/>
        </w:rPr>
        <w:t>及意义</w:t>
      </w:r>
      <w:r>
        <w:rPr>
          <w:rFonts w:eastAsiaTheme="minorEastAsia"/>
          <w:sz w:val="24"/>
        </w:rPr>
        <w:t>……………………………………………………………1</w:t>
      </w:r>
    </w:p>
    <w:p w14:paraId="6470F448">
      <w:pPr>
        <w:keepNext w:val="0"/>
        <w:keepLines w:val="0"/>
        <w:pageBreakBefore w:val="0"/>
        <w:kinsoku/>
        <w:wordWrap/>
        <w:overflowPunct/>
        <w:topLinePunct w:val="0"/>
        <w:autoSpaceDE/>
        <w:autoSpaceDN/>
        <w:bidi w:val="0"/>
        <w:adjustRightInd/>
        <w:snapToGrid/>
        <w:spacing w:before="251" w:beforeLines="80" w:after="157" w:afterLines="50" w:line="360" w:lineRule="auto"/>
        <w:ind w:left="420" w:leftChars="200"/>
        <w:jc w:val="distribute"/>
        <w:textAlignment w:val="auto"/>
        <w:rPr>
          <w:rFonts w:hint="eastAsia" w:eastAsiaTheme="minorEastAsia"/>
          <w:sz w:val="24"/>
          <w:lang w:val="en-US" w:eastAsia="zh-CN"/>
        </w:rPr>
      </w:pPr>
      <w:r>
        <w:rPr>
          <w:rFonts w:eastAsiaTheme="minorEastAsia"/>
          <w:sz w:val="24"/>
        </w:rPr>
        <w:t>1.</w:t>
      </w:r>
      <w:r>
        <w:rPr>
          <w:rFonts w:hint="eastAsia" w:eastAsiaTheme="minorEastAsia"/>
          <w:sz w:val="24"/>
        </w:rPr>
        <w:t xml:space="preserve">2 </w:t>
      </w:r>
      <w:r>
        <w:rPr>
          <w:sz w:val="24"/>
        </w:rPr>
        <w:t>本文研究内容和技术路线</w:t>
      </w:r>
      <w:r>
        <w:rPr>
          <w:rFonts w:eastAsiaTheme="minorEastAsia"/>
          <w:sz w:val="24"/>
        </w:rPr>
        <w:t>………………………………………………..……</w:t>
      </w:r>
      <w:r>
        <w:rPr>
          <w:rFonts w:hint="eastAsia" w:eastAsiaTheme="minorEastAsia"/>
          <w:sz w:val="24"/>
          <w:lang w:val="en-US" w:eastAsia="zh-CN"/>
        </w:rPr>
        <w:t>2</w:t>
      </w:r>
    </w:p>
    <w:p w14:paraId="2A68F7B5">
      <w:pPr>
        <w:keepNext w:val="0"/>
        <w:keepLines w:val="0"/>
        <w:pageBreakBefore w:val="0"/>
        <w:kinsoku/>
        <w:wordWrap/>
        <w:overflowPunct/>
        <w:topLinePunct w:val="0"/>
        <w:autoSpaceDE/>
        <w:autoSpaceDN/>
        <w:bidi w:val="0"/>
        <w:adjustRightInd/>
        <w:snapToGrid/>
        <w:spacing w:before="251" w:beforeLines="80" w:after="157" w:afterLines="50" w:line="360" w:lineRule="auto"/>
        <w:ind w:left="840" w:leftChars="400"/>
        <w:jc w:val="distribute"/>
        <w:textAlignment w:val="auto"/>
        <w:rPr>
          <w:sz w:val="24"/>
        </w:rPr>
      </w:pPr>
      <w:r>
        <w:rPr>
          <w:rFonts w:eastAsiaTheme="minorEastAsia"/>
          <w:sz w:val="24"/>
        </w:rPr>
        <w:t>1.</w:t>
      </w:r>
      <w:r>
        <w:rPr>
          <w:rFonts w:hint="eastAsia" w:eastAsiaTheme="minorEastAsia"/>
          <w:sz w:val="24"/>
        </w:rPr>
        <w:t>2</w:t>
      </w:r>
      <w:r>
        <w:rPr>
          <w:rFonts w:eastAsiaTheme="minorEastAsia"/>
          <w:sz w:val="24"/>
        </w:rPr>
        <w:t>.1</w:t>
      </w:r>
      <w:r>
        <w:rPr>
          <w:rFonts w:hint="eastAsia" w:eastAsiaTheme="minorEastAsia"/>
          <w:sz w:val="24"/>
        </w:rPr>
        <w:t xml:space="preserve"> </w:t>
      </w:r>
      <w:r>
        <w:rPr>
          <w:sz w:val="24"/>
        </w:rPr>
        <w:t>本文的研究内容</w:t>
      </w:r>
      <w:r>
        <w:rPr>
          <w:rFonts w:eastAsiaTheme="minorEastAsia"/>
          <w:sz w:val="24"/>
          <w:lang w:val="fr-FR"/>
        </w:rPr>
        <w:t>………………………………………………….………</w:t>
      </w:r>
      <w:r>
        <w:rPr>
          <w:rFonts w:hint="eastAsia" w:eastAsiaTheme="minorEastAsia"/>
          <w:sz w:val="24"/>
          <w:lang w:val="en-US" w:eastAsia="zh-CN"/>
        </w:rPr>
        <w:t>2</w:t>
      </w:r>
    </w:p>
    <w:p w14:paraId="6A2D4789">
      <w:pPr>
        <w:keepNext w:val="0"/>
        <w:keepLines w:val="0"/>
        <w:pageBreakBefore w:val="0"/>
        <w:kinsoku/>
        <w:wordWrap/>
        <w:overflowPunct/>
        <w:topLinePunct w:val="0"/>
        <w:autoSpaceDE/>
        <w:autoSpaceDN/>
        <w:bidi w:val="0"/>
        <w:adjustRightInd/>
        <w:snapToGrid/>
        <w:spacing w:before="251" w:beforeLines="80" w:after="157" w:afterLines="50" w:line="360" w:lineRule="auto"/>
        <w:jc w:val="left"/>
        <w:textAlignment w:val="auto"/>
        <w:rPr>
          <w:rFonts w:hint="eastAsia" w:ascii="黑体" w:hAnsi="黑体" w:eastAsiaTheme="minorEastAsia"/>
          <w:sz w:val="28"/>
          <w:szCs w:val="28"/>
          <w:lang w:val="en-US" w:eastAsia="zh-CN"/>
        </w:rPr>
      </w:pPr>
      <w:r>
        <w:rPr>
          <w:rFonts w:ascii="黑体" w:hAnsi="黑体" w:eastAsia="黑体"/>
          <w:sz w:val="28"/>
          <w:szCs w:val="28"/>
        </w:rPr>
        <w:t>2</w:t>
      </w:r>
      <w:r>
        <w:rPr>
          <w:rFonts w:hint="eastAsia" w:ascii="黑体" w:hAnsi="黑体" w:eastAsia="黑体"/>
          <w:sz w:val="28"/>
          <w:szCs w:val="28"/>
        </w:rPr>
        <w:t xml:space="preserve"> 材料和方法</w:t>
      </w:r>
      <w:r>
        <w:rPr>
          <w:rFonts w:eastAsiaTheme="minorEastAsia"/>
          <w:sz w:val="24"/>
        </w:rPr>
        <w:t>……………………………………………...……….……….…</w:t>
      </w:r>
      <w:r>
        <w:rPr>
          <w:rFonts w:hint="eastAsia" w:eastAsiaTheme="minorEastAsia"/>
          <w:sz w:val="24"/>
          <w:lang w:val="en-US" w:eastAsia="zh-CN"/>
        </w:rPr>
        <w:t>......</w:t>
      </w:r>
      <w:r>
        <w:rPr>
          <w:rFonts w:eastAsiaTheme="minorEastAsia"/>
          <w:sz w:val="24"/>
        </w:rPr>
        <w:t>….....</w:t>
      </w:r>
      <w:r>
        <w:rPr>
          <w:rFonts w:hint="eastAsia" w:eastAsiaTheme="minorEastAsia"/>
          <w:sz w:val="24"/>
          <w:lang w:val="en-US" w:eastAsia="zh-CN"/>
        </w:rPr>
        <w:t>3</w:t>
      </w:r>
    </w:p>
    <w:p w14:paraId="0F6760CE">
      <w:pPr>
        <w:keepNext w:val="0"/>
        <w:keepLines w:val="0"/>
        <w:pageBreakBefore w:val="0"/>
        <w:kinsoku/>
        <w:wordWrap/>
        <w:overflowPunct/>
        <w:topLinePunct w:val="0"/>
        <w:autoSpaceDE/>
        <w:autoSpaceDN/>
        <w:bidi w:val="0"/>
        <w:adjustRightInd/>
        <w:snapToGrid/>
        <w:spacing w:before="251" w:beforeLines="80" w:after="157" w:afterLines="50" w:line="360" w:lineRule="auto"/>
        <w:ind w:left="420" w:leftChars="200"/>
        <w:jc w:val="distribute"/>
        <w:textAlignment w:val="auto"/>
        <w:rPr>
          <w:rFonts w:eastAsiaTheme="minorEastAsia"/>
          <w:sz w:val="24"/>
        </w:rPr>
      </w:pPr>
      <w:r>
        <w:fldChar w:fldCharType="begin"/>
      </w:r>
      <w:r>
        <w:instrText xml:space="preserve"> HYPERLINK \l "_Toc422211202" </w:instrText>
      </w:r>
      <w:r>
        <w:fldChar w:fldCharType="separate"/>
      </w:r>
      <w:r>
        <w:rPr>
          <w:rFonts w:eastAsiaTheme="minorEastAsia"/>
          <w:sz w:val="24"/>
        </w:rPr>
        <w:t>2.1</w:t>
      </w:r>
      <w:r>
        <w:rPr>
          <w:rFonts w:hint="eastAsia" w:eastAsiaTheme="minorEastAsia"/>
          <w:sz w:val="24"/>
        </w:rPr>
        <w:t xml:space="preserve"> 实验材料与仪器</w:t>
      </w:r>
      <w:r>
        <w:rPr>
          <w:rFonts w:eastAsiaTheme="minorEastAsia"/>
          <w:sz w:val="24"/>
        </w:rPr>
        <w:t>…………</w:t>
      </w:r>
      <w:r>
        <w:rPr>
          <w:rFonts w:eastAsiaTheme="minorEastAsia"/>
          <w:sz w:val="24"/>
          <w:lang w:val="fr-FR"/>
        </w:rPr>
        <w:t>…………………………………</w:t>
      </w:r>
      <w:r>
        <w:rPr>
          <w:rFonts w:eastAsiaTheme="minorEastAsia"/>
          <w:sz w:val="24"/>
        </w:rPr>
        <w:t>…………………....</w:t>
      </w:r>
      <w:r>
        <w:rPr>
          <w:rFonts w:hint="eastAsia" w:eastAsiaTheme="minorEastAsia"/>
          <w:sz w:val="24"/>
          <w:lang w:val="en-US" w:eastAsia="zh-CN"/>
        </w:rPr>
        <w:t>3</w:t>
      </w:r>
      <w:r>
        <w:rPr>
          <w:rFonts w:eastAsiaTheme="minorEastAsia"/>
          <w:sz w:val="24"/>
        </w:rPr>
        <w:fldChar w:fldCharType="end"/>
      </w:r>
    </w:p>
    <w:p w14:paraId="5E976875">
      <w:pPr>
        <w:keepNext w:val="0"/>
        <w:keepLines w:val="0"/>
        <w:pageBreakBefore w:val="0"/>
        <w:kinsoku/>
        <w:wordWrap/>
        <w:overflowPunct/>
        <w:topLinePunct w:val="0"/>
        <w:autoSpaceDE/>
        <w:autoSpaceDN/>
        <w:bidi w:val="0"/>
        <w:adjustRightInd/>
        <w:snapToGrid/>
        <w:spacing w:before="251" w:beforeLines="80" w:after="157" w:afterLines="50" w:line="360" w:lineRule="auto"/>
        <w:ind w:left="840" w:leftChars="400"/>
        <w:jc w:val="distribute"/>
        <w:textAlignment w:val="auto"/>
        <w:rPr>
          <w:rFonts w:eastAsiaTheme="minorEastAsia"/>
          <w:sz w:val="24"/>
          <w:lang w:val="fr-FR"/>
        </w:rPr>
      </w:pPr>
      <w:r>
        <w:fldChar w:fldCharType="begin"/>
      </w:r>
      <w:r>
        <w:instrText xml:space="preserve"> HYPERLINK \l "_Toc422211203" </w:instrText>
      </w:r>
      <w:r>
        <w:fldChar w:fldCharType="separate"/>
      </w:r>
      <w:r>
        <w:rPr>
          <w:rFonts w:eastAsiaTheme="minorEastAsia"/>
          <w:sz w:val="24"/>
          <w:lang w:val="fr-FR"/>
        </w:rPr>
        <w:t>2.1.1</w:t>
      </w:r>
      <w:r>
        <w:rPr>
          <w:rFonts w:hint="eastAsia" w:eastAsiaTheme="minorEastAsia"/>
          <w:sz w:val="24"/>
        </w:rPr>
        <w:t xml:space="preserve"> 实验材料</w:t>
      </w:r>
      <w:r>
        <w:rPr>
          <w:rFonts w:eastAsiaTheme="minorEastAsia"/>
          <w:sz w:val="24"/>
          <w:lang w:val="fr-FR"/>
        </w:rPr>
        <w:t>………………………………………………………………</w:t>
      </w:r>
      <w:r>
        <w:rPr>
          <w:rFonts w:eastAsiaTheme="minorEastAsia"/>
          <w:sz w:val="24"/>
        </w:rPr>
        <w:t>...</w:t>
      </w:r>
      <w:r>
        <w:rPr>
          <w:rFonts w:eastAsiaTheme="minorEastAsia"/>
          <w:sz w:val="24"/>
          <w:lang w:val="fr-FR"/>
        </w:rPr>
        <w:fldChar w:fldCharType="begin" w:fldLock="1"/>
      </w:r>
      <w:r>
        <w:rPr>
          <w:rFonts w:eastAsiaTheme="minorEastAsia"/>
          <w:sz w:val="24"/>
          <w:lang w:val="fr-FR"/>
        </w:rPr>
        <w:instrText xml:space="preserve"> PAGEREF _Toc422211203 \h </w:instrText>
      </w:r>
      <w:r>
        <w:rPr>
          <w:rFonts w:eastAsiaTheme="minorEastAsia"/>
          <w:sz w:val="24"/>
          <w:lang w:val="fr-FR"/>
        </w:rPr>
        <w:fldChar w:fldCharType="separate"/>
      </w:r>
      <w:r>
        <w:rPr>
          <w:rFonts w:eastAsiaTheme="minorEastAsia"/>
          <w:sz w:val="24"/>
          <w:lang w:val="fr-FR"/>
        </w:rPr>
        <w:t>3</w:t>
      </w:r>
      <w:r>
        <w:rPr>
          <w:rFonts w:eastAsiaTheme="minorEastAsia"/>
          <w:sz w:val="24"/>
          <w:lang w:val="fr-FR"/>
        </w:rPr>
        <w:fldChar w:fldCharType="end"/>
      </w:r>
      <w:r>
        <w:rPr>
          <w:rFonts w:eastAsiaTheme="minorEastAsia"/>
          <w:sz w:val="24"/>
          <w:lang w:val="fr-FR"/>
        </w:rPr>
        <w:fldChar w:fldCharType="end"/>
      </w:r>
    </w:p>
    <w:p w14:paraId="6D955111">
      <w:pPr>
        <w:keepNext w:val="0"/>
        <w:keepLines w:val="0"/>
        <w:pageBreakBefore w:val="0"/>
        <w:kinsoku/>
        <w:wordWrap/>
        <w:overflowPunct/>
        <w:topLinePunct w:val="0"/>
        <w:autoSpaceDE/>
        <w:autoSpaceDN/>
        <w:bidi w:val="0"/>
        <w:adjustRightInd/>
        <w:snapToGrid/>
        <w:spacing w:before="251" w:beforeLines="80" w:after="157" w:afterLines="50" w:line="360" w:lineRule="auto"/>
        <w:ind w:left="840" w:leftChars="400"/>
        <w:jc w:val="distribute"/>
        <w:textAlignment w:val="auto"/>
        <w:rPr>
          <w:rFonts w:eastAsiaTheme="minorEastAsia"/>
          <w:sz w:val="24"/>
          <w:lang w:val="fr-FR"/>
        </w:rPr>
      </w:pPr>
      <w:r>
        <w:fldChar w:fldCharType="begin"/>
      </w:r>
      <w:r>
        <w:instrText xml:space="preserve"> HYPERLINK \l "_Toc422211204" </w:instrText>
      </w:r>
      <w:r>
        <w:fldChar w:fldCharType="separate"/>
      </w:r>
      <w:r>
        <w:rPr>
          <w:rFonts w:eastAsiaTheme="minorEastAsia"/>
          <w:sz w:val="24"/>
          <w:lang w:val="fr-FR"/>
        </w:rPr>
        <w:t>2.1.2</w:t>
      </w:r>
      <w:r>
        <w:rPr>
          <w:rFonts w:hint="eastAsia" w:eastAsiaTheme="minorEastAsia"/>
          <w:sz w:val="24"/>
        </w:rPr>
        <w:t xml:space="preserve"> 实验仪器</w:t>
      </w:r>
      <w:r>
        <w:rPr>
          <w:rFonts w:eastAsiaTheme="minorEastAsia"/>
          <w:sz w:val="24"/>
          <w:lang w:val="fr-FR"/>
        </w:rPr>
        <w:t>………………………………………………………………</w:t>
      </w:r>
      <w:r>
        <w:rPr>
          <w:rFonts w:eastAsiaTheme="minorEastAsia"/>
          <w:sz w:val="24"/>
        </w:rPr>
        <w:t>...</w:t>
      </w:r>
      <w:r>
        <w:rPr>
          <w:rFonts w:hint="eastAsia" w:eastAsiaTheme="minorEastAsia"/>
          <w:sz w:val="24"/>
          <w:lang w:val="en-US" w:eastAsia="zh-CN"/>
        </w:rPr>
        <w:t>3</w:t>
      </w:r>
      <w:r>
        <w:rPr>
          <w:rFonts w:eastAsiaTheme="minorEastAsia"/>
          <w:sz w:val="24"/>
          <w:lang w:val="fr-FR"/>
        </w:rPr>
        <w:fldChar w:fldCharType="end"/>
      </w:r>
    </w:p>
    <w:p w14:paraId="25962A73">
      <w:pPr>
        <w:keepNext w:val="0"/>
        <w:keepLines w:val="0"/>
        <w:pageBreakBefore w:val="0"/>
        <w:kinsoku/>
        <w:wordWrap/>
        <w:overflowPunct/>
        <w:topLinePunct w:val="0"/>
        <w:autoSpaceDE/>
        <w:autoSpaceDN/>
        <w:bidi w:val="0"/>
        <w:adjustRightInd/>
        <w:snapToGrid/>
        <w:spacing w:before="251" w:beforeLines="80" w:after="157" w:afterLines="50" w:line="360" w:lineRule="auto"/>
        <w:ind w:left="840" w:leftChars="400"/>
        <w:jc w:val="distribute"/>
        <w:textAlignment w:val="auto"/>
        <w:rPr>
          <w:rFonts w:eastAsiaTheme="minorEastAsia"/>
          <w:sz w:val="24"/>
          <w:lang w:val="fr-FR"/>
        </w:rPr>
      </w:pPr>
      <w:r>
        <w:fldChar w:fldCharType="begin"/>
      </w:r>
      <w:r>
        <w:instrText xml:space="preserve"> HYPERLINK \l "_Toc422211204" </w:instrText>
      </w:r>
      <w:r>
        <w:fldChar w:fldCharType="separate"/>
      </w:r>
      <w:r>
        <w:rPr>
          <w:rFonts w:eastAsiaTheme="minorEastAsia"/>
          <w:sz w:val="24"/>
          <w:lang w:val="fr-FR"/>
        </w:rPr>
        <w:t>2.1.</w:t>
      </w:r>
      <w:r>
        <w:rPr>
          <w:rFonts w:hint="eastAsia" w:eastAsiaTheme="minorEastAsia"/>
          <w:sz w:val="24"/>
        </w:rPr>
        <w:t>3 实验试剂</w:t>
      </w:r>
      <w:r>
        <w:rPr>
          <w:rFonts w:eastAsiaTheme="minorEastAsia"/>
          <w:sz w:val="24"/>
          <w:lang w:val="fr-FR"/>
        </w:rPr>
        <w:t>………………………………………………………………</w:t>
      </w:r>
      <w:r>
        <w:rPr>
          <w:rFonts w:eastAsiaTheme="minorEastAsia"/>
          <w:sz w:val="24"/>
        </w:rPr>
        <w:t>...</w:t>
      </w:r>
      <w:r>
        <w:rPr>
          <w:rFonts w:hint="eastAsia" w:eastAsiaTheme="minorEastAsia"/>
          <w:sz w:val="24"/>
          <w:lang w:val="en-US" w:eastAsia="zh-CN"/>
        </w:rPr>
        <w:t>4</w:t>
      </w:r>
      <w:r>
        <w:rPr>
          <w:rFonts w:eastAsiaTheme="minorEastAsia"/>
          <w:sz w:val="24"/>
          <w:lang w:val="fr-FR"/>
        </w:rPr>
        <w:fldChar w:fldCharType="end"/>
      </w:r>
    </w:p>
    <w:p w14:paraId="1BE3DC82">
      <w:pPr>
        <w:keepNext w:val="0"/>
        <w:keepLines w:val="0"/>
        <w:pageBreakBefore w:val="0"/>
        <w:kinsoku/>
        <w:wordWrap/>
        <w:overflowPunct/>
        <w:topLinePunct w:val="0"/>
        <w:autoSpaceDE/>
        <w:autoSpaceDN/>
        <w:bidi w:val="0"/>
        <w:adjustRightInd/>
        <w:snapToGrid/>
        <w:spacing w:before="251" w:beforeLines="80" w:after="157" w:afterLines="50" w:line="360" w:lineRule="auto"/>
        <w:ind w:left="840" w:leftChars="400"/>
        <w:jc w:val="both"/>
        <w:textAlignment w:val="auto"/>
        <w:rPr>
          <w:rFonts w:hint="eastAsia" w:eastAsiaTheme="minorEastAsia"/>
          <w:sz w:val="24"/>
          <w:lang w:val="en-US" w:eastAsia="zh-CN"/>
        </w:rPr>
      </w:pPr>
      <w:r>
        <w:rPr>
          <w:rFonts w:hint="eastAsia" w:eastAsiaTheme="minorEastAsia"/>
          <w:sz w:val="24"/>
          <w:lang w:val="en-US" w:eastAsia="zh-CN"/>
        </w:rPr>
        <w:t xml:space="preserve">      2.1.3.1 实验药品</w:t>
      </w:r>
      <w:r>
        <w:rPr>
          <w:rFonts w:eastAsiaTheme="minorEastAsia"/>
          <w:sz w:val="24"/>
          <w:lang w:val="fr-FR"/>
        </w:rPr>
        <w:t>…………………………………………………………</w:t>
      </w:r>
      <w:r>
        <w:rPr>
          <w:rFonts w:eastAsiaTheme="minorEastAsia"/>
          <w:sz w:val="24"/>
        </w:rPr>
        <w:t>.</w:t>
      </w:r>
      <w:r>
        <w:rPr>
          <w:rFonts w:hint="eastAsia" w:eastAsiaTheme="minorEastAsia"/>
          <w:sz w:val="24"/>
          <w:lang w:val="en-US" w:eastAsia="zh-CN"/>
        </w:rPr>
        <w:t>4</w:t>
      </w:r>
    </w:p>
    <w:p w14:paraId="7E9559F2">
      <w:pPr>
        <w:keepNext w:val="0"/>
        <w:keepLines w:val="0"/>
        <w:pageBreakBefore w:val="0"/>
        <w:kinsoku/>
        <w:wordWrap/>
        <w:overflowPunct/>
        <w:topLinePunct w:val="0"/>
        <w:autoSpaceDE/>
        <w:autoSpaceDN/>
        <w:bidi w:val="0"/>
        <w:adjustRightInd/>
        <w:snapToGrid/>
        <w:spacing w:before="251" w:beforeLines="80" w:after="157" w:afterLines="50" w:line="360" w:lineRule="auto"/>
        <w:ind w:left="840" w:leftChars="400"/>
        <w:jc w:val="both"/>
        <w:textAlignment w:val="auto"/>
        <w:rPr>
          <w:rFonts w:hint="eastAsia" w:eastAsiaTheme="minorEastAsia"/>
          <w:sz w:val="24"/>
          <w:lang w:val="en-US" w:eastAsia="zh-CN"/>
        </w:rPr>
      </w:pPr>
      <w:r>
        <w:rPr>
          <w:rFonts w:hint="eastAsia" w:eastAsiaTheme="minorEastAsia"/>
          <w:sz w:val="24"/>
          <w:lang w:val="en-US" w:eastAsia="zh-CN"/>
        </w:rPr>
        <w:t xml:space="preserve">      2.1.3.2 试剂</w:t>
      </w:r>
      <w:r>
        <w:rPr>
          <w:rFonts w:eastAsiaTheme="minorEastAsia"/>
          <w:sz w:val="24"/>
          <w:lang w:val="fr-FR"/>
        </w:rPr>
        <w:t>………………………………………………………</w:t>
      </w:r>
      <w:r>
        <w:rPr>
          <w:rFonts w:eastAsiaTheme="minorEastAsia"/>
          <w:sz w:val="24"/>
        </w:rPr>
        <w:t>.</w:t>
      </w:r>
      <w:r>
        <w:rPr>
          <w:rFonts w:eastAsiaTheme="minorEastAsia"/>
          <w:sz w:val="24"/>
          <w:lang w:val="fr-FR"/>
        </w:rPr>
        <w:t>………</w:t>
      </w:r>
      <w:r>
        <w:rPr>
          <w:rFonts w:hint="eastAsia" w:eastAsiaTheme="minorEastAsia"/>
          <w:sz w:val="24"/>
          <w:lang w:val="en-US" w:eastAsia="zh-CN"/>
        </w:rPr>
        <w:t>4</w:t>
      </w:r>
    </w:p>
    <w:p w14:paraId="0A0E9B4F">
      <w:pPr>
        <w:keepNext w:val="0"/>
        <w:keepLines w:val="0"/>
        <w:pageBreakBefore w:val="0"/>
        <w:kinsoku/>
        <w:wordWrap/>
        <w:overflowPunct/>
        <w:topLinePunct w:val="0"/>
        <w:autoSpaceDE/>
        <w:autoSpaceDN/>
        <w:bidi w:val="0"/>
        <w:adjustRightInd/>
        <w:snapToGrid/>
        <w:spacing w:before="251" w:beforeLines="80" w:after="157" w:afterLines="50" w:line="360" w:lineRule="auto"/>
        <w:ind w:left="420" w:leftChars="200"/>
        <w:jc w:val="distribute"/>
        <w:textAlignment w:val="auto"/>
      </w:pPr>
      <w:r>
        <w:fldChar w:fldCharType="begin"/>
      </w:r>
      <w:r>
        <w:instrText xml:space="preserve"> HYPERLINK \l "_Toc422211205" </w:instrText>
      </w:r>
      <w:r>
        <w:fldChar w:fldCharType="separate"/>
      </w:r>
      <w:r>
        <w:rPr>
          <w:sz w:val="24"/>
        </w:rPr>
        <w:t>2.2</w:t>
      </w:r>
      <w:r>
        <w:rPr>
          <w:rFonts w:hint="eastAsia" w:eastAsiaTheme="minorEastAsia"/>
          <w:sz w:val="24"/>
        </w:rPr>
        <w:t xml:space="preserve"> 实验方法与步骤</w:t>
      </w:r>
      <w:r>
        <w:rPr>
          <w:rFonts w:eastAsiaTheme="minorEastAsia"/>
          <w:sz w:val="24"/>
          <w:lang w:val="fr-FR"/>
        </w:rPr>
        <w:t>………………………………………………………........</w:t>
      </w:r>
      <w:r>
        <w:rPr>
          <w:rFonts w:eastAsiaTheme="minorEastAsia"/>
          <w:sz w:val="24"/>
        </w:rPr>
        <w:t>...</w:t>
      </w:r>
      <w:r>
        <w:rPr>
          <w:rFonts w:hint="eastAsia" w:eastAsiaTheme="minorEastAsia"/>
          <w:sz w:val="24"/>
          <w:lang w:val="en-US" w:eastAsia="zh-CN"/>
        </w:rPr>
        <w:t>4</w:t>
      </w:r>
      <w:r>
        <w:rPr>
          <w:sz w:val="24"/>
        </w:rPr>
        <w:fldChar w:fldCharType="end"/>
      </w:r>
    </w:p>
    <w:p w14:paraId="251BD52C">
      <w:pPr>
        <w:keepNext w:val="0"/>
        <w:keepLines w:val="0"/>
        <w:pageBreakBefore w:val="0"/>
        <w:kinsoku/>
        <w:wordWrap/>
        <w:overflowPunct/>
        <w:topLinePunct w:val="0"/>
        <w:autoSpaceDE/>
        <w:autoSpaceDN/>
        <w:bidi w:val="0"/>
        <w:adjustRightInd/>
        <w:snapToGrid/>
        <w:spacing w:before="251" w:beforeLines="80" w:after="157" w:afterLines="50" w:line="360" w:lineRule="auto"/>
        <w:ind w:left="840" w:leftChars="400"/>
        <w:jc w:val="distribute"/>
        <w:textAlignment w:val="auto"/>
        <w:rPr>
          <w:rFonts w:eastAsiaTheme="minorEastAsia"/>
          <w:sz w:val="24"/>
        </w:rPr>
      </w:pPr>
      <w:r>
        <w:fldChar w:fldCharType="begin"/>
      </w:r>
      <w:r>
        <w:instrText xml:space="preserve"> HYPERLINK \l "_Toc422211206" </w:instrText>
      </w:r>
      <w:r>
        <w:fldChar w:fldCharType="separate"/>
      </w:r>
      <w:r>
        <w:rPr>
          <w:rFonts w:eastAsiaTheme="minorEastAsia"/>
          <w:sz w:val="24"/>
        </w:rPr>
        <w:t>2.2.1</w:t>
      </w:r>
      <w:r>
        <w:rPr>
          <w:rFonts w:hint="eastAsia" w:eastAsiaTheme="minorEastAsia"/>
          <w:sz w:val="24"/>
        </w:rPr>
        <w:t xml:space="preserve"> 方法</w:t>
      </w:r>
      <w:r>
        <w:rPr>
          <w:rFonts w:eastAsiaTheme="minorEastAsia"/>
          <w:sz w:val="24"/>
        </w:rPr>
        <w:t>…………………………………………………………………..</w:t>
      </w:r>
      <w:r>
        <w:rPr>
          <w:rFonts w:hint="eastAsia" w:eastAsiaTheme="minorEastAsia"/>
          <w:sz w:val="24"/>
          <w:lang w:val="en-US" w:eastAsia="zh-CN"/>
        </w:rPr>
        <w:t>4</w:t>
      </w:r>
      <w:r>
        <w:rPr>
          <w:rFonts w:eastAsiaTheme="minorEastAsia"/>
          <w:sz w:val="24"/>
          <w:lang w:val="fr-FR"/>
        </w:rPr>
        <w:fldChar w:fldCharType="end"/>
      </w:r>
    </w:p>
    <w:p w14:paraId="084345E8">
      <w:pPr>
        <w:keepNext w:val="0"/>
        <w:keepLines w:val="0"/>
        <w:pageBreakBefore w:val="0"/>
        <w:kinsoku/>
        <w:wordWrap/>
        <w:overflowPunct/>
        <w:topLinePunct w:val="0"/>
        <w:autoSpaceDE/>
        <w:autoSpaceDN/>
        <w:bidi w:val="0"/>
        <w:adjustRightInd/>
        <w:snapToGrid/>
        <w:spacing w:before="251" w:beforeLines="80" w:after="157" w:afterLines="50" w:line="360" w:lineRule="auto"/>
        <w:jc w:val="left"/>
        <w:textAlignment w:val="auto"/>
        <w:rPr>
          <w:rFonts w:hint="eastAsia" w:eastAsiaTheme="minorEastAsia"/>
          <w:sz w:val="24"/>
          <w:lang w:val="en-US" w:eastAsia="zh-CN"/>
        </w:rPr>
      </w:pPr>
      <w:r>
        <w:rPr>
          <w:rFonts w:hint="eastAsia" w:ascii="黑体" w:hAnsi="黑体" w:eastAsia="黑体"/>
          <w:sz w:val="28"/>
          <w:szCs w:val="28"/>
        </w:rPr>
        <w:t>3 结果与分析</w:t>
      </w:r>
      <w:r>
        <w:rPr>
          <w:rFonts w:eastAsiaTheme="minorEastAsia"/>
          <w:sz w:val="24"/>
          <w:lang w:val="fr-FR"/>
        </w:rPr>
        <w:t>…………………………………….</w:t>
      </w:r>
      <w:r>
        <w:rPr>
          <w:rFonts w:eastAsiaTheme="minorEastAsia"/>
          <w:sz w:val="24"/>
        </w:rPr>
        <w:t>....</w:t>
      </w:r>
      <w:r>
        <w:rPr>
          <w:rFonts w:eastAsiaTheme="minorEastAsia"/>
          <w:sz w:val="24"/>
          <w:lang w:val="fr-FR"/>
        </w:rPr>
        <w:t>……….……….……….</w:t>
      </w:r>
      <w:r>
        <w:rPr>
          <w:rFonts w:eastAsiaTheme="minorEastAsia"/>
          <w:sz w:val="24"/>
        </w:rPr>
        <w:t>.</w:t>
      </w:r>
      <w:r>
        <w:rPr>
          <w:rFonts w:eastAsiaTheme="minorEastAsia"/>
          <w:sz w:val="24"/>
          <w:lang w:val="fr-FR"/>
        </w:rPr>
        <w:t>.</w:t>
      </w:r>
      <w:r>
        <w:rPr>
          <w:rFonts w:eastAsiaTheme="minorEastAsia"/>
          <w:sz w:val="24"/>
        </w:rPr>
        <w:t>.</w:t>
      </w:r>
      <w:r>
        <w:rPr>
          <w:rFonts w:eastAsiaTheme="minorEastAsia"/>
          <w:sz w:val="24"/>
          <w:lang w:val="fr-FR"/>
        </w:rPr>
        <w:t>….</w:t>
      </w:r>
      <w:r>
        <w:rPr>
          <w:rFonts w:eastAsiaTheme="minorEastAsia"/>
          <w:sz w:val="24"/>
        </w:rPr>
        <w:t>.</w:t>
      </w:r>
      <w:r>
        <w:rPr>
          <w:rFonts w:eastAsiaTheme="minorEastAsia"/>
          <w:sz w:val="24"/>
          <w:lang w:val="fr-FR"/>
        </w:rPr>
        <w:t>..</w:t>
      </w:r>
      <w:r>
        <w:rPr>
          <w:rFonts w:eastAsiaTheme="minorEastAsia"/>
          <w:sz w:val="24"/>
        </w:rPr>
        <w:t>.</w:t>
      </w:r>
      <w:r>
        <w:rPr>
          <w:rFonts w:eastAsiaTheme="minorEastAsia"/>
          <w:sz w:val="24"/>
          <w:lang w:val="fr-FR"/>
        </w:rPr>
        <w:t>…</w:t>
      </w:r>
      <w:r>
        <w:rPr>
          <w:rFonts w:hint="eastAsia" w:eastAsiaTheme="minorEastAsia"/>
          <w:sz w:val="24"/>
          <w:lang w:val="en-US" w:eastAsia="zh-CN"/>
        </w:rPr>
        <w:t>7</w:t>
      </w:r>
    </w:p>
    <w:p w14:paraId="1D489089">
      <w:pPr>
        <w:keepNext w:val="0"/>
        <w:keepLines w:val="0"/>
        <w:pageBreakBefore w:val="0"/>
        <w:kinsoku/>
        <w:wordWrap/>
        <w:overflowPunct/>
        <w:topLinePunct w:val="0"/>
        <w:autoSpaceDE/>
        <w:autoSpaceDN/>
        <w:bidi w:val="0"/>
        <w:adjustRightInd/>
        <w:snapToGrid/>
        <w:spacing w:before="251" w:beforeLines="80" w:after="157" w:afterLines="50" w:line="360" w:lineRule="auto"/>
        <w:jc w:val="center"/>
        <w:textAlignment w:val="auto"/>
        <w:rPr>
          <w:rFonts w:eastAsiaTheme="minorEastAsia"/>
          <w:color w:val="FF0000"/>
          <w:sz w:val="24"/>
        </w:rPr>
      </w:pPr>
      <w:r>
        <w:rPr>
          <w:rFonts w:eastAsiaTheme="minorEastAsia"/>
          <w:color w:val="FF0000"/>
          <w:sz w:val="24"/>
        </w:rPr>
        <w:t>(各章的名称黑体四号，其余宋体小</w:t>
      </w:r>
      <w:r>
        <w:rPr>
          <w:rFonts w:hint="eastAsia" w:eastAsiaTheme="minorEastAsia"/>
          <w:color w:val="FF0000"/>
          <w:sz w:val="24"/>
        </w:rPr>
        <w:t>四号</w:t>
      </w:r>
      <w:r>
        <w:rPr>
          <w:rFonts w:eastAsiaTheme="minorEastAsia"/>
          <w:color w:val="FF0000"/>
          <w:sz w:val="24"/>
        </w:rPr>
        <w:t xml:space="preserve">，行间距为1.5倍) </w:t>
      </w:r>
    </w:p>
    <w:p w14:paraId="29701145">
      <w:pPr>
        <w:keepNext w:val="0"/>
        <w:keepLines w:val="0"/>
        <w:pageBreakBefore w:val="0"/>
        <w:kinsoku/>
        <w:wordWrap/>
        <w:overflowPunct/>
        <w:topLinePunct w:val="0"/>
        <w:autoSpaceDE/>
        <w:autoSpaceDN/>
        <w:bidi w:val="0"/>
        <w:adjustRightInd/>
        <w:snapToGrid/>
        <w:spacing w:before="251" w:beforeLines="80" w:after="157" w:afterLines="50" w:line="360" w:lineRule="auto"/>
        <w:jc w:val="center"/>
        <w:textAlignment w:val="auto"/>
        <w:rPr>
          <w:rFonts w:eastAsiaTheme="minorEastAsia"/>
          <w:b/>
          <w:sz w:val="24"/>
        </w:rPr>
      </w:pPr>
      <w:r>
        <w:rPr>
          <w:rFonts w:eastAsiaTheme="minorEastAsia"/>
          <w:b/>
          <w:sz w:val="24"/>
        </w:rPr>
        <w:t>……</w:t>
      </w:r>
    </w:p>
    <w:p w14:paraId="60FFB3F0">
      <w:pPr>
        <w:keepNext w:val="0"/>
        <w:keepLines w:val="0"/>
        <w:pageBreakBefore w:val="0"/>
        <w:kinsoku/>
        <w:wordWrap/>
        <w:overflowPunct/>
        <w:topLinePunct w:val="0"/>
        <w:autoSpaceDE/>
        <w:autoSpaceDN/>
        <w:bidi w:val="0"/>
        <w:adjustRightInd/>
        <w:snapToGrid/>
        <w:spacing w:before="251" w:beforeLines="80" w:after="157" w:afterLines="50" w:line="360" w:lineRule="auto"/>
        <w:jc w:val="distribute"/>
        <w:textAlignment w:val="auto"/>
        <w:rPr>
          <w:rFonts w:hint="eastAsia" w:eastAsia="宋体"/>
          <w:sz w:val="28"/>
          <w:lang w:val="en-US" w:eastAsia="zh-CN"/>
        </w:rPr>
      </w:pPr>
      <w:r>
        <w:rPr>
          <w:rFonts w:hint="eastAsia" w:ascii="黑体" w:hAnsi="黑体" w:eastAsia="黑体"/>
          <w:sz w:val="28"/>
        </w:rPr>
        <w:t xml:space="preserve">4 </w:t>
      </w:r>
      <w:r>
        <w:rPr>
          <w:rFonts w:ascii="黑体" w:hAnsi="黑体" w:eastAsia="黑体"/>
          <w:sz w:val="28"/>
        </w:rPr>
        <w:t>结论</w:t>
      </w:r>
      <w:r>
        <w:rPr>
          <w:rFonts w:eastAsiaTheme="minorEastAsia"/>
          <w:sz w:val="24"/>
        </w:rPr>
        <w:t>…………………………………………………………….…</w:t>
      </w:r>
      <w:r>
        <w:rPr>
          <w:sz w:val="24"/>
        </w:rPr>
        <w:t>…………………</w:t>
      </w:r>
      <w:r>
        <w:rPr>
          <w:rFonts w:hint="eastAsia"/>
          <w:sz w:val="24"/>
          <w:lang w:val="en-US" w:eastAsia="zh-CN"/>
        </w:rPr>
        <w:t>8</w:t>
      </w:r>
    </w:p>
    <w:p w14:paraId="776FFB2D">
      <w:pPr>
        <w:keepNext w:val="0"/>
        <w:keepLines w:val="0"/>
        <w:pageBreakBefore w:val="0"/>
        <w:kinsoku/>
        <w:wordWrap/>
        <w:overflowPunct/>
        <w:topLinePunct w:val="0"/>
        <w:autoSpaceDE/>
        <w:autoSpaceDN/>
        <w:bidi w:val="0"/>
        <w:adjustRightInd/>
        <w:snapToGrid/>
        <w:spacing w:before="251" w:beforeLines="80" w:after="157" w:afterLines="50" w:line="360" w:lineRule="auto"/>
        <w:jc w:val="distribute"/>
        <w:textAlignment w:val="auto"/>
        <w:rPr>
          <w:rFonts w:hint="eastAsia" w:eastAsia="宋体"/>
          <w:b/>
          <w:sz w:val="28"/>
          <w:lang w:val="en-US" w:eastAsia="zh-CN"/>
        </w:rPr>
      </w:pPr>
      <w:r>
        <w:rPr>
          <w:rFonts w:eastAsia="黑体"/>
          <w:sz w:val="28"/>
          <w:szCs w:val="28"/>
        </w:rPr>
        <w:t>参考文献</w:t>
      </w:r>
      <w:r>
        <w:rPr>
          <w:rFonts w:eastAsiaTheme="minorEastAsia"/>
          <w:sz w:val="24"/>
        </w:rPr>
        <w:t>……………………………………………………….…</w:t>
      </w:r>
      <w:r>
        <w:rPr>
          <w:sz w:val="24"/>
        </w:rPr>
        <w:t>……………………</w:t>
      </w:r>
      <w:r>
        <w:rPr>
          <w:rFonts w:hint="eastAsia"/>
          <w:sz w:val="24"/>
          <w:lang w:val="en-US" w:eastAsia="zh-CN"/>
        </w:rPr>
        <w:t>9</w:t>
      </w:r>
    </w:p>
    <w:p w14:paraId="358EE0BD">
      <w:pPr>
        <w:keepNext w:val="0"/>
        <w:keepLines w:val="0"/>
        <w:pageBreakBefore w:val="0"/>
        <w:kinsoku/>
        <w:wordWrap/>
        <w:overflowPunct/>
        <w:topLinePunct w:val="0"/>
        <w:autoSpaceDE/>
        <w:autoSpaceDN/>
        <w:bidi w:val="0"/>
        <w:adjustRightInd/>
        <w:snapToGrid/>
        <w:spacing w:before="251" w:beforeLines="80" w:after="157" w:afterLines="50" w:line="360" w:lineRule="auto"/>
        <w:jc w:val="left"/>
        <w:textAlignment w:val="auto"/>
        <w:rPr>
          <w:ins w:id="0" w:author="陈紫瑶" w:date="2025-04-16T16:36:00Z"/>
          <w:rFonts w:hint="default" w:eastAsia="宋体"/>
          <w:sz w:val="28"/>
          <w:lang w:val="en-US" w:eastAsia="zh-CN"/>
        </w:rPr>
      </w:pPr>
      <w:r>
        <w:rPr>
          <w:rFonts w:hint="eastAsia" w:eastAsia="黑体"/>
          <w:sz w:val="28"/>
          <w:szCs w:val="28"/>
        </w:rPr>
        <w:t>附录1中文</w:t>
      </w:r>
      <w:r>
        <w:rPr>
          <w:rFonts w:hint="eastAsia" w:eastAsia="黑体"/>
          <w:sz w:val="28"/>
          <w:szCs w:val="28"/>
          <w:lang w:val="en-US" w:eastAsia="zh-CN"/>
        </w:rPr>
        <w:t>译文</w:t>
      </w:r>
      <w:r>
        <w:rPr>
          <w:rFonts w:eastAsiaTheme="minorEastAsia"/>
          <w:sz w:val="24"/>
        </w:rPr>
        <w:t>………………………</w:t>
      </w:r>
      <w:r>
        <w:rPr>
          <w:rFonts w:eastAsiaTheme="minorEastAsia"/>
          <w:color w:val="0000FF"/>
          <w:sz w:val="24"/>
        </w:rPr>
        <w:t>……</w:t>
      </w:r>
      <w:r>
        <w:rPr>
          <w:rFonts w:eastAsiaTheme="minorEastAsia"/>
          <w:sz w:val="24"/>
        </w:rPr>
        <w:t>………………………….</w:t>
      </w:r>
      <w:r>
        <w:rPr>
          <w:sz w:val="24"/>
        </w:rPr>
        <w:t>……………</w:t>
      </w:r>
      <w:r>
        <w:rPr>
          <w:rFonts w:eastAsiaTheme="minorEastAsia"/>
          <w:color w:val="0000FF"/>
          <w:sz w:val="24"/>
          <w:lang w:val="fr-FR"/>
        </w:rPr>
        <w:t>....</w:t>
      </w:r>
      <w:r>
        <w:rPr>
          <w:rFonts w:hint="eastAsia"/>
          <w:sz w:val="24"/>
          <w:lang w:val="en-US" w:eastAsia="zh-CN"/>
        </w:rPr>
        <w:t>12</w:t>
      </w:r>
    </w:p>
    <w:p w14:paraId="34492D47">
      <w:pPr>
        <w:keepNext w:val="0"/>
        <w:keepLines w:val="0"/>
        <w:pageBreakBefore w:val="0"/>
        <w:kinsoku/>
        <w:wordWrap/>
        <w:overflowPunct/>
        <w:topLinePunct w:val="0"/>
        <w:autoSpaceDE/>
        <w:autoSpaceDN/>
        <w:bidi w:val="0"/>
        <w:adjustRightInd/>
        <w:snapToGrid/>
        <w:spacing w:before="251" w:beforeLines="80" w:after="157" w:afterLines="50" w:line="360" w:lineRule="auto"/>
        <w:jc w:val="left"/>
        <w:textAlignment w:val="auto"/>
        <w:rPr>
          <w:rFonts w:eastAsia="黑体"/>
          <w:sz w:val="28"/>
        </w:rPr>
      </w:pPr>
      <w:r>
        <w:rPr>
          <w:rFonts w:hint="eastAsia" w:eastAsia="黑体"/>
          <w:sz w:val="28"/>
        </w:rPr>
        <w:t>附录2外文原文</w:t>
      </w:r>
    </w:p>
    <w:p w14:paraId="6138453A">
      <w:pPr>
        <w:keepNext w:val="0"/>
        <w:keepLines w:val="0"/>
        <w:pageBreakBefore w:val="0"/>
        <w:kinsoku/>
        <w:wordWrap/>
        <w:overflowPunct/>
        <w:topLinePunct w:val="0"/>
        <w:autoSpaceDE/>
        <w:autoSpaceDN/>
        <w:bidi w:val="0"/>
        <w:adjustRightInd/>
        <w:snapToGrid/>
        <w:spacing w:before="251" w:beforeLines="80" w:after="157" w:afterLines="50" w:line="360" w:lineRule="auto"/>
        <w:jc w:val="left"/>
        <w:textAlignment w:val="auto"/>
        <w:rPr>
          <w:sz w:val="28"/>
        </w:rPr>
      </w:pPr>
      <w:r>
        <w:rPr>
          <w:rFonts w:hint="eastAsia" w:eastAsia="黑体"/>
          <w:sz w:val="28"/>
          <w:szCs w:val="28"/>
        </w:rPr>
        <w:t>致谢</w:t>
      </w:r>
    </w:p>
    <w:p w14:paraId="1FB3E929">
      <w:pPr>
        <w:keepNext w:val="0"/>
        <w:keepLines w:val="0"/>
        <w:pageBreakBefore w:val="0"/>
        <w:kinsoku/>
        <w:wordWrap/>
        <w:overflowPunct/>
        <w:topLinePunct w:val="0"/>
        <w:autoSpaceDE/>
        <w:autoSpaceDN/>
        <w:bidi w:val="0"/>
        <w:adjustRightInd/>
        <w:snapToGrid/>
        <w:spacing w:before="251" w:beforeLines="80" w:after="157" w:afterLines="50" w:line="360" w:lineRule="auto"/>
        <w:jc w:val="center"/>
        <w:textAlignment w:val="auto"/>
        <w:rPr>
          <w:rFonts w:asciiTheme="minorEastAsia" w:hAnsiTheme="minorEastAsia" w:eastAsiaTheme="minorEastAsia"/>
          <w:szCs w:val="21"/>
        </w:rPr>
        <w:sectPr>
          <w:headerReference r:id="rId16" w:type="default"/>
          <w:footerReference r:id="rId17" w:type="default"/>
          <w:pgSz w:w="11906" w:h="16838"/>
          <w:pgMar w:top="1417" w:right="1418" w:bottom="1417" w:left="1701" w:header="851" w:footer="850" w:gutter="0"/>
          <w:pgNumType w:fmt="upperRoman"/>
          <w:cols w:space="0" w:num="1"/>
          <w:docGrid w:linePitch="312" w:charSpace="0"/>
        </w:sectPr>
      </w:pPr>
      <w:r>
        <w:rPr>
          <w:rFonts w:hint="eastAsia" w:asciiTheme="minorEastAsia" w:hAnsiTheme="minorEastAsia"/>
          <w:color w:val="FF0000"/>
        </w:rPr>
        <w:t>（</w:t>
      </w:r>
      <w:r>
        <w:rPr>
          <w:rFonts w:asciiTheme="minorEastAsia" w:hAnsiTheme="minorEastAsia"/>
          <w:color w:val="FF0000"/>
        </w:rPr>
        <w:t>结论、参考文献、致谢及附录黑体四号)</w:t>
      </w:r>
    </w:p>
    <w:p w14:paraId="5637551B">
      <w:pPr>
        <w:pStyle w:val="2"/>
        <w:keepNext/>
        <w:keepLines/>
        <w:pageBreakBefore w:val="0"/>
        <w:widowControl w:val="0"/>
        <w:kinsoku/>
        <w:wordWrap/>
        <w:overflowPunct/>
        <w:topLinePunct w:val="0"/>
        <w:autoSpaceDE/>
        <w:autoSpaceDN/>
        <w:bidi w:val="0"/>
        <w:adjustRightInd/>
        <w:snapToGrid/>
        <w:spacing w:before="251" w:beforeLines="80" w:after="157" w:afterLines="50" w:line="579" w:lineRule="auto"/>
        <w:jc w:val="center"/>
        <w:textAlignment w:val="auto"/>
        <w:rPr>
          <w:rFonts w:hint="eastAsia" w:ascii="黑体" w:hAnsi="黑体" w:eastAsia="黑体" w:cs="黑体"/>
          <w:b w:val="0"/>
          <w:bCs w:val="0"/>
          <w:sz w:val="36"/>
          <w:szCs w:val="36"/>
        </w:rPr>
      </w:pPr>
      <w:bookmarkStart w:id="1" w:name="_Toc196924195"/>
      <w:r>
        <w:rPr>
          <w:rFonts w:hint="default" w:ascii="Times New Roman" w:hAnsi="Times New Roman" w:eastAsia="黑体" w:cs="Times New Roman"/>
          <w:b w:val="0"/>
          <w:bCs w:val="0"/>
          <w:sz w:val="36"/>
          <w:szCs w:val="36"/>
        </w:rPr>
        <w:t>1</w:t>
      </w:r>
      <w:r>
        <w:rPr>
          <w:rFonts w:hint="eastAsia" w:ascii="黑体" w:hAnsi="黑体" w:eastAsia="黑体" w:cs="黑体"/>
          <w:b w:val="0"/>
          <w:bCs w:val="0"/>
          <w:sz w:val="36"/>
          <w:szCs w:val="36"/>
        </w:rPr>
        <w:t xml:space="preserve"> 绪论</w:t>
      </w:r>
      <w:bookmarkEnd w:id="1"/>
    </w:p>
    <w:p w14:paraId="384B6375">
      <w:pPr>
        <w:jc w:val="center"/>
        <w:rPr>
          <w:rFonts w:asciiTheme="minorEastAsia" w:hAnsiTheme="minorEastAsia" w:eastAsiaTheme="minorEastAsia"/>
        </w:rPr>
      </w:pPr>
      <w:r>
        <w:rPr>
          <w:rFonts w:asciiTheme="minorEastAsia" w:hAnsiTheme="minorEastAsia" w:eastAsiaTheme="minorEastAsia"/>
          <w:color w:val="FF0000"/>
        </w:rPr>
        <w:t>（</w:t>
      </w:r>
      <w:r>
        <w:rPr>
          <w:rFonts w:hint="eastAsia" w:asciiTheme="minorEastAsia" w:hAnsiTheme="minorEastAsia" w:eastAsiaTheme="minorEastAsia"/>
          <w:color w:val="FF0000"/>
        </w:rPr>
        <w:t>黑体小二号，</w:t>
      </w:r>
      <w:r>
        <w:rPr>
          <w:rFonts w:asciiTheme="minorEastAsia" w:hAnsiTheme="minorEastAsia" w:eastAsiaTheme="minorEastAsia"/>
          <w:color w:val="FF0000"/>
        </w:rPr>
        <w:t>章标题段前为</w:t>
      </w:r>
      <w:r>
        <w:rPr>
          <w:rFonts w:hint="eastAsia" w:asciiTheme="minorEastAsia" w:hAnsiTheme="minorEastAsia" w:eastAsiaTheme="minorEastAsia"/>
          <w:color w:val="FF0000"/>
        </w:rPr>
        <w:t>0.8</w:t>
      </w:r>
      <w:r>
        <w:rPr>
          <w:rFonts w:asciiTheme="minorEastAsia" w:hAnsiTheme="minorEastAsia" w:eastAsiaTheme="minorEastAsia"/>
          <w:color w:val="FF0000"/>
        </w:rPr>
        <w:t>行、段后为</w:t>
      </w:r>
      <w:r>
        <w:rPr>
          <w:rFonts w:hint="eastAsia" w:asciiTheme="minorEastAsia" w:hAnsiTheme="minorEastAsia" w:eastAsiaTheme="minorEastAsia"/>
          <w:color w:val="FF0000"/>
        </w:rPr>
        <w:t>0.5</w:t>
      </w:r>
      <w:r>
        <w:rPr>
          <w:rFonts w:asciiTheme="minorEastAsia" w:hAnsiTheme="minorEastAsia" w:eastAsiaTheme="minorEastAsia"/>
          <w:color w:val="FF0000"/>
        </w:rPr>
        <w:t>行）</w:t>
      </w:r>
    </w:p>
    <w:p w14:paraId="4F2243F9">
      <w:pPr>
        <w:pStyle w:val="3"/>
        <w:spacing w:before="156" w:after="156"/>
      </w:pPr>
      <w:bookmarkStart w:id="2" w:name="_Toc196924196"/>
      <w:r>
        <w:t>1.1 课题研究背景及意义</w:t>
      </w:r>
      <w:bookmarkEnd w:id="2"/>
    </w:p>
    <w:p w14:paraId="77BAFED4">
      <w:pPr>
        <w:spacing w:before="156" w:beforeLines="50" w:after="156" w:afterLines="50"/>
        <w:rPr>
          <w:rFonts w:asciiTheme="minorEastAsia" w:hAnsiTheme="minorEastAsia"/>
          <w:color w:val="FF0000"/>
        </w:rPr>
      </w:pPr>
      <w:r>
        <w:rPr>
          <w:rFonts w:asciiTheme="minorEastAsia" w:hAnsiTheme="minorEastAsia"/>
          <w:color w:val="FF0000"/>
        </w:rPr>
        <w:t>（黑体四号</w:t>
      </w:r>
      <w:r>
        <w:rPr>
          <w:rFonts w:hint="eastAsia" w:asciiTheme="minorEastAsia" w:hAnsiTheme="minorEastAsia"/>
          <w:color w:val="FF0000"/>
        </w:rPr>
        <w:t>，段前为</w:t>
      </w:r>
      <w:r>
        <w:rPr>
          <w:rFonts w:asciiTheme="minorEastAsia" w:hAnsiTheme="minorEastAsia"/>
          <w:color w:val="FF0000"/>
        </w:rPr>
        <w:t>0.5行、段后为0.5行）</w:t>
      </w:r>
    </w:p>
    <w:p w14:paraId="57F07C4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肾脏是泌尿系统的主要器官之一，具有复杂的结构，也承担着维持生物体内环境稳定的重要作用。人体有两个肾脏，分别位于</w:t>
      </w:r>
      <w:r>
        <w:rPr>
          <w:rFonts w:hint="eastAsia" w:cs="Times New Roman" w:eastAsiaTheme="minorEastAsia"/>
          <w:sz w:val="24"/>
          <w:lang w:val="en-US" w:eastAsia="zh-CN"/>
        </w:rPr>
        <w:t>腹</w:t>
      </w:r>
      <w:r>
        <w:rPr>
          <w:rFonts w:hint="default" w:ascii="Times New Roman" w:hAnsi="Times New Roman" w:cs="Times New Roman" w:eastAsiaTheme="minorEastAsia"/>
          <w:sz w:val="24"/>
        </w:rPr>
        <w:t>膜后脊柱的两侧，肾脏大致分为四个部分，分别为肾包膜、肾门、肾实质、肾盂，肾脏的结构如图1</w:t>
      </w:r>
      <w:r>
        <w:rPr>
          <w:rFonts w:hint="eastAsia" w:cs="Times New Roman" w:eastAsiaTheme="minorEastAsia"/>
          <w:sz w:val="24"/>
          <w:lang w:val="en-US" w:eastAsia="zh-CN"/>
        </w:rPr>
        <w:t>.</w:t>
      </w:r>
      <w:r>
        <w:rPr>
          <w:rFonts w:hint="default" w:ascii="Times New Roman" w:hAnsi="Times New Roman" w:cs="Times New Roman" w:eastAsiaTheme="minorEastAsia"/>
          <w:sz w:val="24"/>
        </w:rPr>
        <w:t>1所示。肾包膜是肾脏表面三层的结缔组织薄膜，最内层为肾纤维囊，中间层为肾脂肪囊，最外层为肾筋膜，主要起保护肾脏的作用</w:t>
      </w:r>
      <w:r>
        <w:rPr>
          <w:rFonts w:hint="default" w:ascii="Times New Roman" w:hAnsi="Times New Roman" w:cs="Times New Roman" w:eastAsiaTheme="minorEastAsia"/>
          <w:sz w:val="24"/>
        </w:rPr>
        <w:fldChar w:fldCharType="begin"/>
      </w:r>
      <w:r>
        <w:rPr>
          <w:rFonts w:hint="default" w:ascii="Times New Roman" w:hAnsi="Times New Roman" w:cs="Times New Roman" w:eastAsiaTheme="minorEastAsia"/>
          <w:sz w:val="24"/>
        </w:rPr>
        <w:instrText xml:space="preserve"> ADDIN EN.CITE &lt;EndNote&gt;&lt;Cite&gt;&lt;Author&gt;Taylor&lt;/Author&gt;&lt;Year&gt;2023&lt;/Year&gt;&lt;RecNum&gt;4&lt;/RecNum&gt;&lt;DisplayText&gt;&lt;style face="superscript"&gt;[1]&lt;/style&gt;&lt;/DisplayText&gt;&lt;record&gt;&lt;rec-number&gt;4&lt;/rec-number&gt;&lt;foreign-keys&gt;&lt;key app="EN" db-id="zare5d2dbazxeoertpqvxa22v9wr9xrdts0a" timestamp="1714887913"&gt;4&lt;/key&gt;&lt;/foreign-keys&gt;&lt;ref-type name="Journal Article"&gt;17&lt;/ref-type&gt;&lt;contributors&gt;&lt;authors&gt;&lt;author&gt;James Taylor&lt;/author&gt;&lt;/authors&gt;&lt;/contributors&gt;&lt;titles&gt;&lt;title&gt;Renal system 1:the anatomy and physiology of the kidneys&lt;/title&gt;&lt;secondary-title&gt;Nursing Times [online]&lt;/secondary-title&gt;&lt;/titles&gt;&lt;periodical&gt;&lt;full-title&gt;Nursing Times [online]&lt;/full-title&gt;&lt;/periodical&gt;&lt;dates&gt;&lt;year&gt;2023&lt;/year&gt;&lt;pub-dates&gt;&lt;date&gt;2023.2&lt;/date&gt;&lt;/pub-dates&gt;&lt;/dates&gt;&lt;urls&gt;&lt;/urls&gt;&lt;/record&gt;&lt;/Cite&gt;&lt;/EndNote&gt;</w:instrText>
      </w:r>
      <w:r>
        <w:rPr>
          <w:rFonts w:hint="default" w:ascii="Times New Roman" w:hAnsi="Times New Roman" w:cs="Times New Roman" w:eastAsiaTheme="minorEastAsia"/>
          <w:sz w:val="24"/>
        </w:rPr>
        <w:fldChar w:fldCharType="separate"/>
      </w:r>
      <w:r>
        <w:rPr>
          <w:rFonts w:hint="default" w:ascii="Times New Roman" w:hAnsi="Times New Roman" w:cs="Times New Roman" w:eastAsiaTheme="minorEastAsia"/>
          <w:sz w:val="24"/>
          <w:vertAlign w:val="superscript"/>
        </w:rPr>
        <w:t>[1]</w:t>
      </w:r>
      <w:r>
        <w:rPr>
          <w:rFonts w:hint="default" w:ascii="Times New Roman" w:hAnsi="Times New Roman" w:cs="Times New Roman" w:eastAsiaTheme="minorEastAsia"/>
          <w:sz w:val="24"/>
        </w:rPr>
        <w:fldChar w:fldCharType="end"/>
      </w:r>
      <w:r>
        <w:rPr>
          <w:rFonts w:hint="default" w:ascii="Times New Roman" w:hAnsi="Times New Roman" w:cs="Times New Roman" w:eastAsiaTheme="minorEastAsia"/>
          <w:sz w:val="24"/>
        </w:rPr>
        <w:t>。肾脏近脊柱侧向中央凹陷形成肾门，是肾血管、神经、淋巴管、输尿管的出入处，是肾脏内外交换的通道。</w:t>
      </w:r>
      <w:r>
        <w:rPr>
          <w:rFonts w:hint="default" w:ascii="Times New Roman" w:hAnsi="Times New Roman" w:cs="Times New Roman" w:eastAsiaTheme="minorEastAsia"/>
          <w:sz w:val="24"/>
          <w:highlight w:val="none"/>
        </w:rPr>
        <w:t>相比</w:t>
      </w:r>
      <w:r>
        <w:rPr>
          <w:rFonts w:hint="default" w:ascii="Times New Roman" w:hAnsi="Times New Roman" w:cs="Times New Roman" w:eastAsiaTheme="minorEastAsia"/>
          <w:sz w:val="24"/>
          <w:highlight w:val="none"/>
          <w:lang w:val="en-US" w:eastAsia="zh-CN"/>
        </w:rPr>
        <w:t>于</w:t>
      </w:r>
      <w:r>
        <w:rPr>
          <w:rFonts w:hint="default" w:ascii="Times New Roman" w:hAnsi="Times New Roman" w:cs="Times New Roman" w:eastAsiaTheme="minorEastAsia"/>
          <w:sz w:val="24"/>
          <w:highlight w:val="none"/>
        </w:rPr>
        <w:t>肾</w:t>
      </w:r>
      <w:r>
        <w:rPr>
          <w:rFonts w:hint="default" w:ascii="Times New Roman" w:hAnsi="Times New Roman" w:cs="Times New Roman" w:eastAsiaTheme="minorEastAsia"/>
          <w:sz w:val="24"/>
        </w:rPr>
        <w:t>包膜和肾门，肾实质和肾盂才是发挥肾脏功能的主力军，结构也更</w:t>
      </w:r>
      <w:r>
        <w:rPr>
          <w:rFonts w:hint="default" w:ascii="Times New Roman" w:hAnsi="Times New Roman" w:cs="Times New Roman" w:eastAsiaTheme="minorEastAsia"/>
          <w:sz w:val="24"/>
          <w:lang w:val="en-US" w:eastAsia="zh-CN"/>
        </w:rPr>
        <w:t>为</w:t>
      </w:r>
      <w:r>
        <w:rPr>
          <w:rFonts w:hint="default" w:ascii="Times New Roman" w:hAnsi="Times New Roman" w:cs="Times New Roman" w:eastAsiaTheme="minorEastAsia"/>
          <w:sz w:val="24"/>
        </w:rPr>
        <w:t>复杂。肾实质主要分为肾皮质和肾髓质，肾皮质紧贴肾包膜在外侧，肾髓质在肾脏内侧，</w:t>
      </w:r>
      <w:r>
        <w:rPr>
          <w:rFonts w:hint="default" w:ascii="Times New Roman" w:hAnsi="Times New Roman" w:cs="Times New Roman" w:eastAsiaTheme="minorEastAsia"/>
          <w:sz w:val="24"/>
          <w:highlight w:val="none"/>
        </w:rPr>
        <w:t>由8</w:t>
      </w:r>
      <w:r>
        <w:rPr>
          <w:rFonts w:hint="default" w:ascii="Times New Roman" w:hAnsi="Times New Roman" w:cs="Times New Roman" w:eastAsiaTheme="minorEastAsia"/>
          <w:sz w:val="24"/>
          <w:highlight w:val="none"/>
          <w:lang w:val="en-US" w:eastAsia="zh-CN"/>
        </w:rPr>
        <w:t>-</w:t>
      </w:r>
      <w:r>
        <w:rPr>
          <w:rFonts w:hint="default" w:ascii="Times New Roman" w:hAnsi="Times New Roman" w:cs="Times New Roman" w:eastAsiaTheme="minorEastAsia"/>
          <w:sz w:val="24"/>
          <w:highlight w:val="none"/>
        </w:rPr>
        <w:t>18</w:t>
      </w:r>
      <w:r>
        <w:rPr>
          <w:rFonts w:hint="default" w:ascii="Times New Roman" w:hAnsi="Times New Roman" w:cs="Times New Roman" w:eastAsiaTheme="minorEastAsia"/>
          <w:sz w:val="24"/>
        </w:rPr>
        <w:t>个椎体组成，在肾皮质和肾髓质的交界处形成肾乳头</w:t>
      </w:r>
      <w:r>
        <w:rPr>
          <w:rFonts w:hint="default" w:ascii="Times New Roman" w:hAnsi="Times New Roman" w:cs="Times New Roman" w:eastAsiaTheme="minorEastAsia"/>
          <w:sz w:val="24"/>
        </w:rPr>
        <w:fldChar w:fldCharType="begin"/>
      </w:r>
      <w:r>
        <w:rPr>
          <w:rFonts w:hint="default" w:ascii="Times New Roman" w:hAnsi="Times New Roman" w:cs="Times New Roman" w:eastAsiaTheme="minorEastAsia"/>
          <w:sz w:val="24"/>
        </w:rPr>
        <w:instrText xml:space="preserve"> ADDIN EN.CITE &lt;EndNote&gt;&lt;Cite&gt;&lt;Author&gt;杜学海&lt;/Author&gt;&lt;Year&gt;1993&lt;/Year&gt;&lt;RecNum&gt;6&lt;/RecNum&gt;&lt;DisplayText&gt;&lt;style face="superscript"&gt;[2]&lt;/style&gt;&lt;/DisplayText&gt;&lt;record&gt;&lt;rec-number&gt;6&lt;/rec-number&gt;&lt;foreign-keys&gt;&lt;key app="EN" db-id="zare5d2dbazxeoertpqvxa22v9wr9xrdts0a" timestamp="1714890456"&gt;6&lt;/key&gt;&lt;/foreign-keys&gt;&lt;ref-type name="Journal Article"&gt;17&lt;/ref-type&gt;&lt;contributors&gt;&lt;authors&gt;&lt;author&gt;杜学海&lt;/author&gt;&lt;author&gt;陈文&lt;/author&gt;&lt;/authors&gt;&lt;/contributors&gt;&lt;auth-address&gt;北京中日友好医院,北京中日友好医院 100029,100029&lt;/auth-address&gt;&lt;titles&gt;&lt;title&gt;肾脏的正常结构与功能&lt;/title&gt;&lt;secondary-title&gt;中级医刊&lt;/secondary-title&gt;&lt;/titles&gt;&lt;periodical&gt;&lt;full-title&gt;中级医刊&lt;/full-title&gt;&lt;/periodical&gt;&lt;pages&gt;6-7&lt;/pages&gt;&lt;number&gt;01&lt;/number&gt;&lt;dates&gt;&lt;year&gt;1993&lt;/year&gt;&lt;/dates&gt;&lt;isbn&gt;1008-1070&lt;/isbn&gt;&lt;urls&gt;&lt;related-urls&gt;&lt;url&gt;https://kns.cnki.net/kcms2/article/abstract?v=dKAmn0h-MOvv6F3RHspv6byFJJTtFvMix31QpVQiP0p8ANJTYbn31QtDB9Ti-obhlbcwS4LUYkGdO2k7xNa1LG9vgbxZjcQbphuA3DzLsdMc2wRK2ov64_HXJvZVzg_25yz3Fo5hPEE=&amp;amp;uniplatform=NZKPT&amp;amp;language=CHS&lt;/url&gt;&lt;/related-urls&gt;&lt;/urls&gt;&lt;remote-database-provider&gt;Cnki&lt;/remote-database-provider&gt;&lt;/record&gt;&lt;/Cite&gt;&lt;/EndNote&gt;</w:instrText>
      </w:r>
      <w:r>
        <w:rPr>
          <w:rFonts w:hint="default" w:ascii="Times New Roman" w:hAnsi="Times New Roman" w:cs="Times New Roman" w:eastAsiaTheme="minorEastAsia"/>
          <w:sz w:val="24"/>
        </w:rPr>
        <w:fldChar w:fldCharType="separate"/>
      </w:r>
      <w:r>
        <w:rPr>
          <w:rFonts w:hint="default" w:ascii="Times New Roman" w:hAnsi="Times New Roman" w:cs="Times New Roman" w:eastAsiaTheme="minorEastAsia"/>
          <w:sz w:val="24"/>
          <w:vertAlign w:val="superscript"/>
        </w:rPr>
        <w:t>[2]</w:t>
      </w:r>
      <w:r>
        <w:rPr>
          <w:rFonts w:hint="default" w:ascii="Times New Roman" w:hAnsi="Times New Roman" w:cs="Times New Roman" w:eastAsiaTheme="minorEastAsia"/>
          <w:sz w:val="24"/>
        </w:rPr>
        <w:fldChar w:fldCharType="end"/>
      </w:r>
      <w:r>
        <w:rPr>
          <w:rFonts w:hint="default" w:ascii="Times New Roman" w:hAnsi="Times New Roman" w:cs="Times New Roman" w:eastAsiaTheme="minorEastAsia"/>
          <w:sz w:val="24"/>
        </w:rPr>
        <w:t>。在肾实质中还存在着形成尿液的主要功能单位——肾单位，由肾小球、肾小囊以及肾小管组成。肾小球和肾小囊位于肾脏的皮质部分，肾小球是由一团毛细血管组成的球状结构，具有滤过作用，肾小囊具有双层囊壁包绕着肾小球，由肾小球滤过的液体在肾小囊中积累形成原尿。肾小管是由单层上皮细胞组成的连续性小管，贯穿于肾皮质和肾髓质，分为近曲小管、髓袢、远曲小管和集合管等</w:t>
      </w:r>
      <w:r>
        <w:rPr>
          <w:rFonts w:hint="default" w:ascii="Times New Roman" w:hAnsi="Times New Roman" w:cs="Times New Roman" w:eastAsiaTheme="minorEastAsia"/>
          <w:sz w:val="24"/>
          <w:highlight w:val="none"/>
        </w:rPr>
        <w:t>，来自肾</w:t>
      </w:r>
      <w:r>
        <w:rPr>
          <w:rFonts w:hint="default" w:ascii="Times New Roman" w:hAnsi="Times New Roman" w:cs="Times New Roman" w:eastAsiaTheme="minorEastAsia"/>
          <w:sz w:val="24"/>
        </w:rPr>
        <w:t>小囊的原尿进入肾小管并往返于肾皮质和肾髓质进行重吸收作用，最后来自不同小管的尿液汇入集合管</w:t>
      </w:r>
      <w:r>
        <w:rPr>
          <w:rFonts w:hint="default" w:ascii="Times New Roman" w:hAnsi="Times New Roman" w:cs="Times New Roman" w:eastAsiaTheme="minorEastAsia"/>
          <w:sz w:val="24"/>
        </w:rPr>
        <w:fldChar w:fldCharType="begin">
          <w:fldData xml:space="preserve">PEVuZE5vdGU+PENpdGU+PEF1dGhvcj5Kb3VyZGUtQ2hpY2hlPC9BdXRob3I+PFllYXI+MjAxOTwv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==
</w:fldData>
        </w:fldChar>
      </w:r>
      <w:r>
        <w:rPr>
          <w:rFonts w:hint="default" w:ascii="Times New Roman" w:hAnsi="Times New Roman" w:cs="Times New Roman" w:eastAsiaTheme="minorEastAsia"/>
          <w:sz w:val="24"/>
        </w:rPr>
        <w:instrText xml:space="preserve"> ADDIN EN.CITE </w:instrText>
      </w:r>
      <w:r>
        <w:rPr>
          <w:rFonts w:hint="default" w:ascii="Times New Roman" w:hAnsi="Times New Roman" w:cs="Times New Roman" w:eastAsiaTheme="minorEastAsia"/>
          <w:sz w:val="24"/>
        </w:rPr>
        <w:fldChar w:fldCharType="begin">
          <w:fldData xml:space="preserve">PEVuZE5vdGU+PENpdGU+PEF1dGhvcj5Kb3VyZGUtQ2hpY2hlPC9BdXRob3I+PFllYXI+MjAxOTwv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==
</w:fldData>
        </w:fldChar>
      </w:r>
      <w:r>
        <w:rPr>
          <w:rFonts w:hint="default" w:ascii="Times New Roman" w:hAnsi="Times New Roman" w:cs="Times New Roman" w:eastAsiaTheme="minorEastAsia"/>
          <w:sz w:val="24"/>
        </w:rPr>
        <w:instrText xml:space="preserve"> ADDIN EN.CITE.DATA </w:instrText>
      </w:r>
      <w:r>
        <w:rPr>
          <w:rFonts w:hint="default" w:ascii="Times New Roman" w:hAnsi="Times New Roman" w:cs="Times New Roman" w:eastAsiaTheme="minorEastAsia"/>
          <w:sz w:val="24"/>
        </w:rPr>
        <w:fldChar w:fldCharType="end"/>
      </w:r>
      <w:r>
        <w:rPr>
          <w:rFonts w:hint="default" w:ascii="Times New Roman" w:hAnsi="Times New Roman" w:cs="Times New Roman" w:eastAsiaTheme="minorEastAsia"/>
          <w:sz w:val="24"/>
        </w:rPr>
        <w:fldChar w:fldCharType="separate"/>
      </w:r>
      <w:r>
        <w:rPr>
          <w:rFonts w:hint="default" w:ascii="Times New Roman" w:hAnsi="Times New Roman" w:cs="Times New Roman" w:eastAsiaTheme="minorEastAsia"/>
          <w:sz w:val="24"/>
          <w:vertAlign w:val="superscript"/>
        </w:rPr>
        <w:t>[3]</w:t>
      </w:r>
      <w:r>
        <w:rPr>
          <w:rFonts w:hint="default" w:ascii="Times New Roman" w:hAnsi="Times New Roman" w:cs="Times New Roman" w:eastAsiaTheme="minorEastAsia"/>
          <w:sz w:val="24"/>
        </w:rPr>
        <w:fldChar w:fldCharType="end"/>
      </w:r>
      <w:r>
        <w:rPr>
          <w:rFonts w:hint="default" w:ascii="Times New Roman" w:hAnsi="Times New Roman" w:cs="Times New Roman" w:eastAsiaTheme="minorEastAsia"/>
          <w:sz w:val="24"/>
        </w:rPr>
        <w:t>。集合管的末端连接</w:t>
      </w:r>
      <w:r>
        <w:rPr>
          <w:rFonts w:hint="default" w:ascii="Times New Roman" w:hAnsi="Times New Roman" w:cs="Times New Roman" w:eastAsiaTheme="minorEastAsia"/>
          <w:sz w:val="24"/>
          <w:lang w:val="en-US" w:eastAsia="zh-CN"/>
        </w:rPr>
        <w:t>着</w:t>
      </w:r>
      <w:r>
        <w:rPr>
          <w:rFonts w:hint="default" w:ascii="Times New Roman" w:hAnsi="Times New Roman" w:cs="Times New Roman" w:eastAsiaTheme="minorEastAsia"/>
          <w:sz w:val="24"/>
        </w:rPr>
        <w:t>肾小盏，几个肾小盏连接形成肾大盏，几个肾大盏连接形成肾盂，肾盂连接着输尿管将肾脏形成的尿液排出体外。</w:t>
      </w:r>
    </w:p>
    <w:p w14:paraId="2BD8093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cs="Times New Roman" w:eastAsiaTheme="minorEastAsia"/>
          <w:sz w:val="24"/>
        </w:rPr>
      </w:pPr>
    </w:p>
    <w:p w14:paraId="111DAA53">
      <w:pPr>
        <w:spacing w:before="156" w:beforeLines="50" w:after="156" w:afterLines="50"/>
        <w:rPr>
          <w:rFonts w:asciiTheme="minorEastAsia" w:hAnsiTheme="minorEastAsia"/>
          <w:color w:val="FF0000"/>
        </w:rPr>
      </w:pPr>
    </w:p>
    <w:p w14:paraId="44BCE2B7">
      <w:pPr>
        <w:spacing w:line="360" w:lineRule="auto"/>
        <w:rPr>
          <w:rFonts w:asciiTheme="minorEastAsia" w:hAnsiTheme="minorEastAsia" w:eastAsiaTheme="minorEastAsia"/>
        </w:rPr>
      </w:pPr>
      <w:r>
        <w:rPr>
          <w:rFonts w:asciiTheme="minorEastAsia" w:hAnsiTheme="minorEastAsia"/>
          <w:color w:val="FF0000"/>
        </w:rPr>
        <w:t>（宋体小</w:t>
      </w:r>
      <w:r>
        <w:rPr>
          <w:rFonts w:hint="eastAsia" w:asciiTheme="minorEastAsia" w:hAnsiTheme="minorEastAsia"/>
          <w:color w:val="FF0000"/>
        </w:rPr>
        <w:t>四号</w:t>
      </w:r>
      <w:r>
        <w:rPr>
          <w:rFonts w:asciiTheme="minorEastAsia" w:hAnsiTheme="minorEastAsia"/>
          <w:color w:val="FF0000"/>
        </w:rPr>
        <w:t>，正文行间距固定为23磅，字符间距为标准）</w:t>
      </w:r>
    </w:p>
    <w:p w14:paraId="16660874">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0516223D">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40ACB290">
      <w:pPr>
        <w:pStyle w:val="3"/>
        <w:spacing w:before="156" w:after="156"/>
      </w:pPr>
      <w:bookmarkStart w:id="3" w:name="_Toc196924197"/>
      <w:r>
        <w:t>1.</w:t>
      </w:r>
      <w:r>
        <w:rPr>
          <w:rFonts w:hint="eastAsia"/>
        </w:rPr>
        <w:t>2</w:t>
      </w:r>
      <w:r>
        <w:t xml:space="preserve"> </w:t>
      </w:r>
      <w:r>
        <w:rPr>
          <w:rFonts w:hint="eastAsia"/>
        </w:rPr>
        <w:t>本文研究内容和技术路线</w:t>
      </w:r>
      <w:bookmarkEnd w:id="3"/>
    </w:p>
    <w:p w14:paraId="7803FAD8">
      <w:pPr>
        <w:pStyle w:val="4"/>
        <w:spacing w:before="156" w:after="156"/>
        <w:rPr>
          <w:rFonts w:asciiTheme="minorEastAsia" w:hAnsiTheme="minorEastAsia"/>
          <w:color w:val="FF0000"/>
        </w:rPr>
      </w:pPr>
      <w:bookmarkStart w:id="4" w:name="_Toc196924198"/>
      <w:r>
        <w:t>1</w:t>
      </w:r>
      <w:r>
        <w:rPr>
          <w:rFonts w:hint="eastAsia"/>
        </w:rPr>
        <w:t>.2.</w:t>
      </w:r>
      <w:r>
        <w:t>1</w:t>
      </w:r>
      <w:r>
        <w:rPr>
          <w:rFonts w:hint="eastAsia"/>
        </w:rPr>
        <w:t xml:space="preserve"> 本文的研究内容</w:t>
      </w:r>
      <w:r>
        <w:rPr>
          <w:rFonts w:hint="eastAsia" w:asciiTheme="minorEastAsia" w:hAnsiTheme="minorEastAsia"/>
          <w:color w:val="FF0000"/>
        </w:rPr>
        <w:t>（</w:t>
      </w:r>
      <w:r>
        <w:rPr>
          <w:rFonts w:asciiTheme="minorEastAsia" w:hAnsiTheme="minorEastAsia"/>
          <w:color w:val="FF0000"/>
        </w:rPr>
        <w:t>黑体小四号）</w:t>
      </w:r>
      <w:bookmarkEnd w:id="4"/>
    </w:p>
    <w:p w14:paraId="0951BDE3">
      <w:pPr>
        <w:keepNext w:val="0"/>
        <w:keepLines w:val="0"/>
        <w:pageBreakBefore w:val="0"/>
        <w:widowControl w:val="0"/>
        <w:kinsoku/>
        <w:wordWrap/>
        <w:overflowPunct/>
        <w:topLinePunct w:val="0"/>
        <w:autoSpaceDE/>
        <w:autoSpaceDN/>
        <w:bidi w:val="0"/>
        <w:adjustRightInd/>
        <w:snapToGrid/>
        <w:spacing w:line="460" w:lineRule="exact"/>
        <w:ind w:firstLine="420" w:firstLineChars="200"/>
        <w:textAlignment w:val="auto"/>
        <w:rPr>
          <w:rFonts w:hint="default" w:ascii="Times New Roman" w:hAnsi="Times New Roman" w:cs="Times New Roman" w:eastAsiaTheme="minorEastAsia"/>
          <w:sz w:val="24"/>
        </w:rPr>
      </w:pPr>
      <w:r>
        <w:rPr>
          <w:rFonts w:hint="eastAsia" w:asciiTheme="minorEastAsia" w:hAnsiTheme="minorEastAsia"/>
          <w:color w:val="FF0000"/>
          <w:lang w:val="en-US" w:eastAsia="zh-CN"/>
        </w:rPr>
        <w:t xml:space="preserve">  </w:t>
      </w:r>
      <w:r>
        <w:rPr>
          <w:rFonts w:hint="default" w:ascii="Times New Roman" w:hAnsi="Times New Roman" w:cs="Times New Roman" w:eastAsiaTheme="minorEastAsia"/>
          <w:sz w:val="24"/>
        </w:rPr>
        <w:t>根据上述已有的相关研究，肾脏缺血再灌注损伤是急性肾损伤最常见最重要的原因之一</w:t>
      </w:r>
      <w:r>
        <w:rPr>
          <w:rFonts w:hint="default" w:ascii="Times New Roman" w:hAnsi="Times New Roman" w:cs="Times New Roman" w:eastAsiaTheme="minorEastAsia"/>
          <w:sz w:val="24"/>
          <w:lang w:eastAsia="zh-CN"/>
        </w:rPr>
        <w:t>；</w:t>
      </w:r>
      <w:r>
        <w:rPr>
          <w:rFonts w:hint="default" w:ascii="Times New Roman" w:hAnsi="Times New Roman" w:cs="Times New Roman" w:eastAsiaTheme="minorEastAsia"/>
          <w:sz w:val="24"/>
          <w:lang w:val="en-US" w:eastAsia="zh-CN"/>
        </w:rPr>
        <w:t>人们对于健康饮食的观念逐渐提升，</w:t>
      </w:r>
      <w:r>
        <w:rPr>
          <w:rFonts w:hint="default" w:ascii="Times New Roman" w:hAnsi="Times New Roman" w:cs="Times New Roman" w:eastAsiaTheme="minorEastAsia"/>
          <w:sz w:val="24"/>
        </w:rPr>
        <w:t>医学营养治疗现已逐步走入大众视野，其科学性已被证明，</w:t>
      </w:r>
      <w:r>
        <w:rPr>
          <w:rFonts w:hint="default" w:ascii="Times New Roman" w:hAnsi="Times New Roman" w:cs="Times New Roman" w:eastAsiaTheme="minorEastAsia"/>
          <w:sz w:val="24"/>
          <w:lang w:val="en-US" w:eastAsia="zh-CN"/>
        </w:rPr>
        <w:t>相比于肾脏替代疗法，</w:t>
      </w:r>
      <w:r>
        <w:rPr>
          <w:rFonts w:hint="default" w:ascii="Times New Roman" w:hAnsi="Times New Roman" w:cs="Times New Roman" w:eastAsiaTheme="minorEastAsia"/>
          <w:sz w:val="24"/>
        </w:rPr>
        <w:t>医学营养治疗</w:t>
      </w:r>
      <w:r>
        <w:rPr>
          <w:rFonts w:hint="default" w:ascii="Times New Roman" w:hAnsi="Times New Roman" w:cs="Times New Roman" w:eastAsiaTheme="minorEastAsia"/>
          <w:sz w:val="24"/>
          <w:lang w:val="en-US" w:eastAsia="zh-CN"/>
        </w:rPr>
        <w:t>这种</w:t>
      </w:r>
      <w:r>
        <w:rPr>
          <w:rFonts w:hint="default" w:ascii="Times New Roman" w:hAnsi="Times New Roman" w:cs="Times New Roman" w:eastAsiaTheme="minorEastAsia"/>
          <w:sz w:val="24"/>
        </w:rPr>
        <w:t>治疗方式</w:t>
      </w:r>
      <w:r>
        <w:rPr>
          <w:rFonts w:hint="default" w:ascii="Times New Roman" w:hAnsi="Times New Roman" w:cs="Times New Roman" w:eastAsiaTheme="minorEastAsia"/>
          <w:sz w:val="24"/>
          <w:lang w:val="en-US" w:eastAsia="zh-CN"/>
        </w:rPr>
        <w:t>花费较少，</w:t>
      </w:r>
      <w:r>
        <w:rPr>
          <w:rFonts w:hint="default" w:ascii="Times New Roman" w:hAnsi="Times New Roman" w:cs="Times New Roman" w:eastAsiaTheme="minorEastAsia"/>
          <w:sz w:val="24"/>
        </w:rPr>
        <w:t>也更易被患者所接受；且低蛋白饮食可以有效缓解肾脏的压力。因此为探究肾脏缺血再灌注损伤的有效治疗措施及其可能的机制，本文通过构建小鼠肾脏缺血再灌注模型，采用低蛋白饮食干预的方法，通过血清生化检测、</w:t>
      </w:r>
      <w:r>
        <w:rPr>
          <w:rFonts w:hint="default" w:ascii="Times New Roman" w:hAnsi="Times New Roman" w:cs="Times New Roman" w:eastAsiaTheme="minorEastAsia"/>
          <w:sz w:val="24"/>
          <w:lang w:val="en-US" w:eastAsia="zh-CN"/>
        </w:rPr>
        <w:t>肾脏</w:t>
      </w:r>
      <w:r>
        <w:rPr>
          <w:rFonts w:hint="default" w:ascii="Times New Roman" w:hAnsi="Times New Roman" w:cs="Times New Roman" w:eastAsiaTheme="minorEastAsia"/>
          <w:sz w:val="24"/>
        </w:rPr>
        <w:t>HE染色、Western Blot等实验方法探究低蛋白饮食对小鼠肾脏缺血再灌注是否有保护作用，并利用靶向LC-MS结合代谢组学分析探求可能的机制。</w:t>
      </w:r>
    </w:p>
    <w:p w14:paraId="68DCE781">
      <w:pPr>
        <w:rPr>
          <w:rFonts w:hint="default" w:eastAsia="宋体"/>
          <w:lang w:val="en-US" w:eastAsia="zh-CN"/>
        </w:rPr>
      </w:pPr>
    </w:p>
    <w:p w14:paraId="1D6AF880">
      <w:pPr>
        <w:spacing w:line="360" w:lineRule="auto"/>
        <w:jc w:val="center"/>
        <w:rPr>
          <w:rFonts w:asciiTheme="minorEastAsia" w:hAnsiTheme="minorEastAsia" w:eastAsiaTheme="minorEastAsia"/>
        </w:rPr>
      </w:pPr>
      <w:r>
        <w:rPr>
          <w:rFonts w:hint="eastAsia" w:asciiTheme="minorEastAsia" w:hAnsiTheme="minorEastAsia" w:eastAsiaTheme="minorEastAsia"/>
        </w:rPr>
        <w:t>.......</w:t>
      </w:r>
    </w:p>
    <w:p w14:paraId="6D754BDC">
      <w:pPr>
        <w:widowControl/>
        <w:jc w:val="left"/>
        <w:rPr>
          <w:rFonts w:ascii="黑体" w:hAnsi="黑体" w:eastAsia="黑体"/>
          <w:sz w:val="36"/>
        </w:rPr>
      </w:pPr>
      <w:bookmarkStart w:id="5" w:name="_Toc173408378"/>
      <w:r>
        <w:rPr>
          <w:rFonts w:ascii="黑体" w:hAnsi="黑体" w:eastAsia="黑体"/>
          <w:sz w:val="36"/>
        </w:rPr>
        <w:br w:type="page"/>
      </w:r>
    </w:p>
    <w:p w14:paraId="4CBC0C5D">
      <w:pPr>
        <w:spacing w:before="249" w:beforeLines="80" w:after="156" w:afterLines="50"/>
        <w:jc w:val="center"/>
        <w:rPr>
          <w:rFonts w:ascii="黑体" w:hAnsi="黑体" w:eastAsia="黑体"/>
          <w:sz w:val="36"/>
        </w:rPr>
        <w:sectPr>
          <w:headerReference r:id="rId18" w:type="default"/>
          <w:footerReference r:id="rId19" w:type="default"/>
          <w:pgSz w:w="11906" w:h="16838"/>
          <w:pgMar w:top="1418" w:right="1418" w:bottom="1418" w:left="1701" w:header="851" w:footer="851" w:gutter="0"/>
          <w:pgNumType w:fmt="numberInDash" w:start="1"/>
          <w:cols w:space="425" w:num="1"/>
          <w:docGrid w:type="lines" w:linePitch="312" w:charSpace="0"/>
        </w:sectPr>
      </w:pPr>
    </w:p>
    <w:p w14:paraId="47FBB9E5">
      <w:pPr>
        <w:pStyle w:val="2"/>
        <w:keepNext/>
        <w:keepLines/>
        <w:pageBreakBefore w:val="0"/>
        <w:widowControl w:val="0"/>
        <w:kinsoku/>
        <w:wordWrap/>
        <w:overflowPunct/>
        <w:topLinePunct w:val="0"/>
        <w:autoSpaceDE/>
        <w:autoSpaceDN/>
        <w:bidi w:val="0"/>
        <w:adjustRightInd/>
        <w:snapToGrid/>
        <w:spacing w:before="251" w:beforeLines="80" w:after="157" w:afterLines="50" w:line="579" w:lineRule="auto"/>
        <w:jc w:val="center"/>
        <w:textAlignment w:val="auto"/>
        <w:rPr>
          <w:rFonts w:hint="eastAsia" w:ascii="黑体" w:hAnsi="黑体" w:eastAsia="黑体" w:cs="黑体"/>
          <w:b w:val="0"/>
          <w:bCs w:val="0"/>
          <w:sz w:val="36"/>
          <w:szCs w:val="36"/>
        </w:rPr>
      </w:pPr>
      <w:bookmarkStart w:id="6" w:name="_Toc196924199"/>
      <w:r>
        <w:rPr>
          <w:rFonts w:hint="default" w:ascii="Times New Roman" w:hAnsi="Times New Roman" w:eastAsia="黑体" w:cs="Times New Roman"/>
          <w:b w:val="0"/>
          <w:bCs w:val="0"/>
          <w:sz w:val="36"/>
          <w:szCs w:val="36"/>
        </w:rPr>
        <w:t>2</w:t>
      </w:r>
      <w:r>
        <w:rPr>
          <w:rFonts w:hint="eastAsia" w:ascii="黑体" w:hAnsi="黑体" w:eastAsia="黑体" w:cs="黑体"/>
          <w:b w:val="0"/>
          <w:bCs w:val="0"/>
          <w:sz w:val="36"/>
          <w:szCs w:val="36"/>
        </w:rPr>
        <w:t xml:space="preserve"> 材料和方法</w:t>
      </w:r>
      <w:bookmarkEnd w:id="6"/>
    </w:p>
    <w:p w14:paraId="1F175F23">
      <w:pPr>
        <w:rPr>
          <w:bCs/>
          <w:color w:val="FF0000"/>
          <w:kern w:val="11"/>
          <w:sz w:val="24"/>
        </w:rPr>
      </w:pPr>
      <w:r>
        <w:rPr>
          <w:rFonts w:hint="eastAsia"/>
          <w:bCs/>
          <w:color w:val="FF0000"/>
          <w:kern w:val="11"/>
          <w:sz w:val="24"/>
        </w:rPr>
        <w:t>（</w:t>
      </w:r>
      <w:r>
        <w:rPr>
          <w:bCs/>
          <w:color w:val="FF0000"/>
          <w:kern w:val="11"/>
          <w:sz w:val="24"/>
        </w:rPr>
        <w:t>每一章开始页设置在奇数页码，打印后在右侧</w:t>
      </w:r>
      <w:r>
        <w:rPr>
          <w:rFonts w:hint="eastAsia"/>
          <w:bCs/>
          <w:color w:val="FF0000"/>
          <w:kern w:val="11"/>
          <w:sz w:val="24"/>
        </w:rPr>
        <w:t>）</w:t>
      </w:r>
    </w:p>
    <w:p w14:paraId="62B4BF23">
      <w:pPr>
        <w:pStyle w:val="3"/>
        <w:spacing w:before="156" w:after="156"/>
      </w:pPr>
      <w:bookmarkStart w:id="7" w:name="_Toc196924200"/>
      <w:r>
        <w:t>2.</w:t>
      </w:r>
      <w:r>
        <w:rPr>
          <w:rFonts w:hint="eastAsia"/>
        </w:rPr>
        <w:t>1</w:t>
      </w:r>
      <w:r>
        <w:t xml:space="preserve"> </w:t>
      </w:r>
      <w:r>
        <w:rPr>
          <w:rFonts w:hint="eastAsia"/>
        </w:rPr>
        <w:t>实验材料与仪器</w:t>
      </w:r>
      <w:bookmarkEnd w:id="7"/>
    </w:p>
    <w:p w14:paraId="2E5F1FCA">
      <w:pPr>
        <w:spacing w:before="156" w:beforeLines="50" w:after="156" w:afterLines="50"/>
        <w:rPr>
          <w:rFonts w:ascii="黑体" w:hAnsi="黑体" w:eastAsia="黑体"/>
          <w:sz w:val="24"/>
        </w:rPr>
      </w:pPr>
      <w:r>
        <w:rPr>
          <w:rFonts w:hint="default" w:ascii="Times New Roman" w:hAnsi="Times New Roman" w:eastAsia="黑体" w:cs="Times New Roman"/>
          <w:sz w:val="24"/>
        </w:rPr>
        <w:t>2.1.1</w:t>
      </w:r>
      <w:r>
        <w:rPr>
          <w:rFonts w:hint="eastAsia" w:ascii="黑体" w:hAnsi="黑体" w:eastAsia="黑体"/>
          <w:sz w:val="24"/>
        </w:rPr>
        <w:t xml:space="preserve"> 实验材料</w:t>
      </w:r>
    </w:p>
    <w:p w14:paraId="4FE87CC0">
      <w:pPr>
        <w:ind w:firstLine="420"/>
        <w:rPr>
          <w:szCs w:val="21"/>
          <w:shd w:val="clear" w:color="auto" w:fill="FFFF00"/>
        </w:rPr>
      </w:pPr>
      <w:r>
        <w:rPr>
          <w:rFonts w:hint="eastAsia"/>
          <w:szCs w:val="21"/>
          <w:shd w:val="clear" w:color="auto" w:fill="FFFF00"/>
        </w:rPr>
        <w:t>注：</w:t>
      </w:r>
    </w:p>
    <w:p w14:paraId="080C6B9D">
      <w:pPr>
        <w:ind w:firstLine="420"/>
        <w:rPr>
          <w:szCs w:val="21"/>
          <w:shd w:val="clear" w:color="auto" w:fill="FFFF00"/>
        </w:rPr>
      </w:pPr>
      <w:r>
        <w:rPr>
          <w:rFonts w:hint="eastAsia"/>
          <w:szCs w:val="21"/>
          <w:shd w:val="clear" w:color="auto" w:fill="FFFF00"/>
        </w:rPr>
        <w:t>1. 论文中所有表格均为三线表，宽度与文字段落对齐。</w:t>
      </w:r>
    </w:p>
    <w:p w14:paraId="30277103">
      <w:pPr>
        <w:ind w:firstLine="420"/>
        <w:rPr>
          <w:rFonts w:ascii="宋体" w:hAnsi="宋体"/>
          <w:color w:val="000000" w:themeColor="text1"/>
          <w:szCs w:val="21"/>
          <w:shd w:val="clear" w:color="auto" w:fill="FFFF00"/>
          <w14:textFill>
            <w14:solidFill>
              <w14:schemeClr w14:val="tx1"/>
            </w14:solidFill>
          </w14:textFill>
        </w:rPr>
      </w:pPr>
      <w:r>
        <w:rPr>
          <w:rFonts w:hint="eastAsia"/>
          <w:szCs w:val="21"/>
          <w:shd w:val="clear" w:color="auto" w:fill="FFFF00"/>
        </w:rPr>
        <w:t xml:space="preserve">2. </w:t>
      </w:r>
      <w:r>
        <w:rPr>
          <w:rFonts w:hint="eastAsia"/>
          <w:color w:val="000000" w:themeColor="text1"/>
          <w:kern w:val="0"/>
          <w:szCs w:val="21"/>
          <w:shd w:val="clear" w:color="auto" w:fill="FFFF00"/>
          <w14:textFill>
            <w14:solidFill>
              <w14:schemeClr w14:val="tx1"/>
            </w14:solidFill>
          </w14:textFill>
        </w:rPr>
        <w:t>所有表名称及表注均不需要英文对照，字号统一用五号字，</w:t>
      </w:r>
      <w:r>
        <w:rPr>
          <w:rFonts w:hint="eastAsia" w:ascii="宋体" w:hAnsi="宋体"/>
          <w:color w:val="000000" w:themeColor="text1"/>
          <w:szCs w:val="21"/>
          <w:shd w:val="clear" w:color="auto" w:fill="FFFF00"/>
          <w14:textFill>
            <w14:solidFill>
              <w14:schemeClr w14:val="tx1"/>
            </w14:solidFill>
          </w14:textFill>
        </w:rPr>
        <w:t>所有的英文和数字均采用</w:t>
      </w:r>
      <w:r>
        <w:rPr>
          <w:rFonts w:ascii="宋体" w:hAnsi="宋体"/>
          <w:color w:val="000000" w:themeColor="text1"/>
          <w:szCs w:val="21"/>
          <w:shd w:val="clear" w:color="auto" w:fill="FFFF00"/>
          <w14:textFill>
            <w14:solidFill>
              <w14:schemeClr w14:val="tx1"/>
            </w14:solidFill>
          </w14:textFill>
        </w:rPr>
        <w:t>“</w:t>
      </w:r>
      <w:r>
        <w:rPr>
          <w:color w:val="000000" w:themeColor="text1"/>
          <w:szCs w:val="21"/>
          <w:shd w:val="clear" w:color="auto" w:fill="FFFF00"/>
          <w14:textFill>
            <w14:solidFill>
              <w14:schemeClr w14:val="tx1"/>
            </w14:solidFill>
          </w14:textFill>
        </w:rPr>
        <w:t>Times New Roman</w:t>
      </w:r>
      <w:r>
        <w:rPr>
          <w:rFonts w:ascii="宋体" w:hAnsi="宋体"/>
          <w:color w:val="000000" w:themeColor="text1"/>
          <w:szCs w:val="21"/>
          <w:shd w:val="clear" w:color="auto" w:fill="FFFF00"/>
          <w14:textFill>
            <w14:solidFill>
              <w14:schemeClr w14:val="tx1"/>
            </w14:solidFill>
          </w14:textFill>
        </w:rPr>
        <w:t>”字体</w:t>
      </w:r>
      <w:r>
        <w:rPr>
          <w:rFonts w:hint="eastAsia" w:ascii="宋体" w:hAnsi="宋体"/>
          <w:color w:val="000000" w:themeColor="text1"/>
          <w:szCs w:val="21"/>
          <w:shd w:val="clear" w:color="auto" w:fill="FFFF00"/>
          <w14:textFill>
            <w14:solidFill>
              <w14:schemeClr w14:val="tx1"/>
            </w14:solidFill>
          </w14:textFill>
        </w:rPr>
        <w:t>。</w:t>
      </w:r>
    </w:p>
    <w:p w14:paraId="2F143F81">
      <w:pPr>
        <w:ind w:firstLine="420"/>
        <w:rPr>
          <w:szCs w:val="21"/>
          <w:shd w:val="clear" w:color="auto" w:fill="FFFF00"/>
        </w:rPr>
      </w:pPr>
      <w:r>
        <w:rPr>
          <w:color w:val="000000" w:themeColor="text1"/>
          <w:szCs w:val="21"/>
          <w:shd w:val="clear" w:color="auto" w:fill="FFFF00"/>
          <w14:textFill>
            <w14:solidFill>
              <w14:schemeClr w14:val="tx1"/>
            </w14:solidFill>
          </w14:textFill>
        </w:rPr>
        <w:t>3.</w:t>
      </w:r>
      <w:r>
        <w:rPr>
          <w:rFonts w:hint="eastAsia" w:ascii="宋体" w:hAnsi="宋体"/>
          <w:color w:val="000000" w:themeColor="text1"/>
          <w:szCs w:val="21"/>
          <w:shd w:val="clear" w:color="auto" w:fill="FFFF00"/>
          <w14:textFill>
            <w14:solidFill>
              <w14:schemeClr w14:val="tx1"/>
            </w14:solidFill>
          </w14:textFill>
        </w:rPr>
        <w:t xml:space="preserve"> 单位均采用国际标准单位及表示方法，如毫克每升用“</w:t>
      </w:r>
      <w:r>
        <w:rPr>
          <w:color w:val="000000" w:themeColor="text1"/>
          <w:szCs w:val="21"/>
          <w:shd w:val="clear" w:color="auto" w:fill="FFFF00"/>
          <w14:textFill>
            <w14:solidFill>
              <w14:schemeClr w14:val="tx1"/>
            </w14:solidFill>
          </w14:textFill>
        </w:rPr>
        <w:t>mg·L</w:t>
      </w:r>
      <w:r>
        <w:rPr>
          <w:color w:val="000000" w:themeColor="text1"/>
          <w:szCs w:val="21"/>
          <w:shd w:val="clear" w:color="auto" w:fill="FFFF00"/>
          <w:vertAlign w:val="superscript"/>
          <w14:textFill>
            <w14:solidFill>
              <w14:schemeClr w14:val="tx1"/>
            </w14:solidFill>
          </w14:textFill>
        </w:rPr>
        <w:t>-1</w:t>
      </w:r>
      <w:r>
        <w:rPr>
          <w:rFonts w:hint="eastAsia" w:ascii="宋体" w:hAnsi="宋体"/>
          <w:color w:val="000000" w:themeColor="text1"/>
          <w:szCs w:val="21"/>
          <w:shd w:val="clear" w:color="auto" w:fill="FFFF00"/>
          <w14:textFill>
            <w14:solidFill>
              <w14:schemeClr w14:val="tx1"/>
            </w14:solidFill>
          </w14:textFill>
        </w:rPr>
        <w:t>”。</w:t>
      </w:r>
    </w:p>
    <w:p w14:paraId="7EC9B54B">
      <w:pPr>
        <w:pStyle w:val="6"/>
        <w:keepNext/>
      </w:pPr>
      <w:r>
        <w:rPr>
          <w:rFonts w:hint="eastAsia"/>
        </w:rPr>
        <w:t>表</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b/>
        </w:rPr>
        <w:t>　</w:t>
      </w:r>
      <w:r>
        <w:rPr>
          <w:rFonts w:hint="eastAsia" w:cs="Times New Roman"/>
        </w:rPr>
        <w:t>菌种（23磅）</w:t>
      </w:r>
    </w:p>
    <w:tbl>
      <w:tblPr>
        <w:tblStyle w:val="36"/>
        <w:tblW w:w="863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51"/>
        <w:gridCol w:w="4284"/>
      </w:tblGrid>
      <w:tr w14:paraId="3DC3BE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4351" w:type="dxa"/>
            <w:tcBorders>
              <w:top w:val="single" w:color="auto" w:sz="12" w:space="0"/>
              <w:left w:val="nil"/>
              <w:bottom w:val="single" w:color="auto" w:sz="6" w:space="0"/>
              <w:right w:val="nil"/>
              <w:insideH w:val="single" w:sz="6" w:space="0"/>
              <w:insideV w:val="nil"/>
              <w:tl2br w:val="nil"/>
              <w:tr2bl w:val="nil"/>
            </w:tcBorders>
          </w:tcPr>
          <w:p w14:paraId="65BCDF38">
            <w:pPr>
              <w:spacing w:line="360" w:lineRule="auto"/>
              <w:ind w:firstLine="42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菌种名称（5号）</w:t>
            </w:r>
          </w:p>
        </w:tc>
        <w:tc>
          <w:tcPr>
            <w:tcW w:w="4284" w:type="dxa"/>
            <w:tcBorders>
              <w:top w:val="single" w:color="auto" w:sz="12" w:space="0"/>
              <w:bottom w:val="single" w:color="auto" w:sz="6" w:space="0"/>
              <w:right w:val="nil"/>
              <w:insideH w:val="single" w:sz="6" w:space="0"/>
              <w:insideV w:val="nil"/>
              <w:tl2br w:val="nil"/>
              <w:tr2bl w:val="nil"/>
            </w:tcBorders>
          </w:tcPr>
          <w:p w14:paraId="7CCC4E38">
            <w:pPr>
              <w:spacing w:line="360" w:lineRule="auto"/>
              <w:ind w:firstLine="42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来源</w:t>
            </w:r>
          </w:p>
        </w:tc>
      </w:tr>
      <w:tr w14:paraId="1E086C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4351" w:type="dxa"/>
          </w:tcPr>
          <w:p w14:paraId="16418CEC">
            <w:pPr>
              <w:spacing w:line="360" w:lineRule="auto"/>
              <w:jc w:val="center"/>
              <w:rPr>
                <w:color w:val="000000" w:themeColor="text1"/>
                <w:szCs w:val="21"/>
                <w14:textFill>
                  <w14:solidFill>
                    <w14:schemeClr w14:val="tx1"/>
                  </w14:solidFill>
                </w14:textFill>
              </w:rPr>
            </w:pPr>
          </w:p>
        </w:tc>
        <w:tc>
          <w:tcPr>
            <w:tcW w:w="4284" w:type="dxa"/>
          </w:tcPr>
          <w:p w14:paraId="5799337F">
            <w:pPr>
              <w:spacing w:line="360" w:lineRule="auto"/>
              <w:jc w:val="center"/>
              <w:rPr>
                <w:color w:val="000000" w:themeColor="text1"/>
                <w:szCs w:val="21"/>
                <w14:textFill>
                  <w14:solidFill>
                    <w14:schemeClr w14:val="tx1"/>
                  </w14:solidFill>
                </w14:textFill>
              </w:rPr>
            </w:pPr>
          </w:p>
        </w:tc>
      </w:tr>
      <w:tr w14:paraId="160513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4351" w:type="dxa"/>
          </w:tcPr>
          <w:p w14:paraId="0E02CB44">
            <w:pPr>
              <w:spacing w:line="360" w:lineRule="auto"/>
              <w:jc w:val="center"/>
              <w:rPr>
                <w:color w:val="000000" w:themeColor="text1"/>
                <w:szCs w:val="21"/>
                <w14:textFill>
                  <w14:solidFill>
                    <w14:schemeClr w14:val="tx1"/>
                  </w14:solidFill>
                </w14:textFill>
              </w:rPr>
            </w:pPr>
          </w:p>
        </w:tc>
        <w:tc>
          <w:tcPr>
            <w:tcW w:w="4284" w:type="dxa"/>
          </w:tcPr>
          <w:p w14:paraId="673867B1">
            <w:pPr>
              <w:spacing w:line="360" w:lineRule="auto"/>
              <w:jc w:val="center"/>
              <w:rPr>
                <w:color w:val="000000" w:themeColor="text1"/>
                <w:szCs w:val="21"/>
                <w14:textFill>
                  <w14:solidFill>
                    <w14:schemeClr w14:val="tx1"/>
                  </w14:solidFill>
                </w14:textFill>
              </w:rPr>
            </w:pPr>
          </w:p>
        </w:tc>
      </w:tr>
      <w:tr w14:paraId="68E9AB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4351" w:type="dxa"/>
          </w:tcPr>
          <w:p w14:paraId="39F4C7C5">
            <w:pPr>
              <w:spacing w:line="360" w:lineRule="auto"/>
              <w:jc w:val="center"/>
              <w:rPr>
                <w:color w:val="000000" w:themeColor="text1"/>
                <w:szCs w:val="21"/>
                <w14:textFill>
                  <w14:solidFill>
                    <w14:schemeClr w14:val="tx1"/>
                  </w14:solidFill>
                </w14:textFill>
              </w:rPr>
            </w:pPr>
          </w:p>
        </w:tc>
        <w:tc>
          <w:tcPr>
            <w:tcW w:w="4284" w:type="dxa"/>
          </w:tcPr>
          <w:p w14:paraId="6A98324F">
            <w:pPr>
              <w:spacing w:line="360" w:lineRule="auto"/>
              <w:jc w:val="center"/>
              <w:rPr>
                <w:color w:val="000000" w:themeColor="text1"/>
                <w:szCs w:val="21"/>
                <w14:textFill>
                  <w14:solidFill>
                    <w14:schemeClr w14:val="tx1"/>
                  </w14:solidFill>
                </w14:textFill>
              </w:rPr>
            </w:pPr>
          </w:p>
        </w:tc>
      </w:tr>
      <w:tr w14:paraId="21B4F0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4351" w:type="dxa"/>
          </w:tcPr>
          <w:p w14:paraId="332B1619">
            <w:pPr>
              <w:spacing w:line="360" w:lineRule="auto"/>
              <w:jc w:val="center"/>
              <w:rPr>
                <w:color w:val="000000" w:themeColor="text1"/>
                <w:szCs w:val="21"/>
                <w14:textFill>
                  <w14:solidFill>
                    <w14:schemeClr w14:val="tx1"/>
                  </w14:solidFill>
                </w14:textFill>
              </w:rPr>
            </w:pPr>
          </w:p>
        </w:tc>
        <w:tc>
          <w:tcPr>
            <w:tcW w:w="4284" w:type="dxa"/>
          </w:tcPr>
          <w:p w14:paraId="64E3DE62">
            <w:pPr>
              <w:spacing w:line="360" w:lineRule="auto"/>
              <w:jc w:val="center"/>
              <w:rPr>
                <w:color w:val="000000" w:themeColor="text1"/>
                <w:szCs w:val="21"/>
                <w14:textFill>
                  <w14:solidFill>
                    <w14:schemeClr w14:val="tx1"/>
                  </w14:solidFill>
                </w14:textFill>
              </w:rPr>
            </w:pPr>
          </w:p>
        </w:tc>
      </w:tr>
      <w:tr w14:paraId="472525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4351" w:type="dxa"/>
          </w:tcPr>
          <w:p w14:paraId="2219951C">
            <w:pPr>
              <w:spacing w:line="360" w:lineRule="auto"/>
              <w:jc w:val="center"/>
              <w:rPr>
                <w:color w:val="000000" w:themeColor="text1"/>
                <w:szCs w:val="21"/>
                <w14:textFill>
                  <w14:solidFill>
                    <w14:schemeClr w14:val="tx1"/>
                  </w14:solidFill>
                </w14:textFill>
              </w:rPr>
            </w:pPr>
          </w:p>
        </w:tc>
        <w:tc>
          <w:tcPr>
            <w:tcW w:w="4284" w:type="dxa"/>
          </w:tcPr>
          <w:p w14:paraId="79BEA335">
            <w:pPr>
              <w:spacing w:line="360" w:lineRule="auto"/>
              <w:jc w:val="center"/>
              <w:rPr>
                <w:color w:val="000000" w:themeColor="text1"/>
                <w:szCs w:val="21"/>
                <w14:textFill>
                  <w14:solidFill>
                    <w14:schemeClr w14:val="tx1"/>
                  </w14:solidFill>
                </w14:textFill>
              </w:rPr>
            </w:pPr>
          </w:p>
        </w:tc>
      </w:tr>
      <w:tr w14:paraId="3EE37D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4351" w:type="dxa"/>
          </w:tcPr>
          <w:p w14:paraId="162E32C4">
            <w:pPr>
              <w:spacing w:line="360" w:lineRule="auto"/>
              <w:jc w:val="center"/>
              <w:rPr>
                <w:color w:val="000000" w:themeColor="text1"/>
                <w:szCs w:val="21"/>
                <w14:textFill>
                  <w14:solidFill>
                    <w14:schemeClr w14:val="tx1"/>
                  </w14:solidFill>
                </w14:textFill>
              </w:rPr>
            </w:pPr>
          </w:p>
        </w:tc>
        <w:tc>
          <w:tcPr>
            <w:tcW w:w="4284" w:type="dxa"/>
          </w:tcPr>
          <w:p w14:paraId="0A29E038">
            <w:pPr>
              <w:spacing w:line="360" w:lineRule="auto"/>
              <w:jc w:val="center"/>
              <w:rPr>
                <w:color w:val="000000" w:themeColor="text1"/>
                <w:szCs w:val="21"/>
                <w14:textFill>
                  <w14:solidFill>
                    <w14:schemeClr w14:val="tx1"/>
                  </w14:solidFill>
                </w14:textFill>
              </w:rPr>
            </w:pPr>
          </w:p>
        </w:tc>
      </w:tr>
      <w:tr w14:paraId="783BFA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4351" w:type="dxa"/>
          </w:tcPr>
          <w:p w14:paraId="514EF113">
            <w:pPr>
              <w:spacing w:line="360" w:lineRule="auto"/>
              <w:jc w:val="center"/>
              <w:rPr>
                <w:color w:val="000000" w:themeColor="text1"/>
                <w:szCs w:val="21"/>
                <w14:textFill>
                  <w14:solidFill>
                    <w14:schemeClr w14:val="tx1"/>
                  </w14:solidFill>
                </w14:textFill>
              </w:rPr>
            </w:pPr>
          </w:p>
        </w:tc>
        <w:tc>
          <w:tcPr>
            <w:tcW w:w="4284" w:type="dxa"/>
          </w:tcPr>
          <w:p w14:paraId="6381153F">
            <w:pPr>
              <w:spacing w:line="360" w:lineRule="auto"/>
              <w:jc w:val="center"/>
              <w:rPr>
                <w:color w:val="000000" w:themeColor="text1"/>
                <w:szCs w:val="21"/>
                <w14:textFill>
                  <w14:solidFill>
                    <w14:schemeClr w14:val="tx1"/>
                  </w14:solidFill>
                </w14:textFill>
              </w:rPr>
            </w:pPr>
          </w:p>
        </w:tc>
      </w:tr>
      <w:tr w14:paraId="67C9C3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4351" w:type="dxa"/>
          </w:tcPr>
          <w:p w14:paraId="7C4C8854">
            <w:pPr>
              <w:spacing w:line="360" w:lineRule="auto"/>
              <w:jc w:val="center"/>
              <w:rPr>
                <w:color w:val="000000" w:themeColor="text1"/>
                <w:szCs w:val="21"/>
                <w14:textFill>
                  <w14:solidFill>
                    <w14:schemeClr w14:val="tx1"/>
                  </w14:solidFill>
                </w14:textFill>
              </w:rPr>
            </w:pPr>
          </w:p>
        </w:tc>
        <w:tc>
          <w:tcPr>
            <w:tcW w:w="4284" w:type="dxa"/>
          </w:tcPr>
          <w:p w14:paraId="47D62AFE">
            <w:pPr>
              <w:spacing w:line="360" w:lineRule="auto"/>
              <w:jc w:val="center"/>
              <w:rPr>
                <w:color w:val="000000" w:themeColor="text1"/>
                <w:szCs w:val="21"/>
                <w14:textFill>
                  <w14:solidFill>
                    <w14:schemeClr w14:val="tx1"/>
                  </w14:solidFill>
                </w14:textFill>
              </w:rPr>
            </w:pPr>
          </w:p>
        </w:tc>
      </w:tr>
    </w:tbl>
    <w:p w14:paraId="725EB1E3">
      <w:pPr>
        <w:pStyle w:val="4"/>
        <w:spacing w:before="156" w:after="156"/>
      </w:pPr>
      <w:bookmarkStart w:id="8" w:name="_Toc10746357"/>
      <w:bookmarkStart w:id="9" w:name="_Toc196924201"/>
      <w:r>
        <w:rPr>
          <w:rFonts w:hint="eastAsia"/>
        </w:rPr>
        <w:t>2.1.2　实验仪器</w:t>
      </w:r>
      <w:bookmarkEnd w:id="8"/>
      <w:bookmarkEnd w:id="9"/>
    </w:p>
    <w:p w14:paraId="0D63E412">
      <w:pPr>
        <w:pStyle w:val="6"/>
        <w:keepNext/>
      </w:pPr>
      <w:bookmarkStart w:id="10" w:name="_Ref10317831"/>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bookmarkEnd w:id="10"/>
      <w:r>
        <w:rPr>
          <w:rFonts w:hint="eastAsia"/>
        </w:rPr>
        <w:t>　实验仪器</w:t>
      </w:r>
    </w:p>
    <w:tbl>
      <w:tblPr>
        <w:tblStyle w:val="36"/>
        <w:tblW w:w="856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4"/>
        <w:gridCol w:w="4225"/>
      </w:tblGrid>
      <w:tr w14:paraId="535244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344" w:type="dxa"/>
            <w:tcBorders>
              <w:top w:val="single" w:color="auto" w:sz="12" w:space="0"/>
              <w:left w:val="nil"/>
              <w:bottom w:val="single" w:color="auto" w:sz="6" w:space="0"/>
              <w:right w:val="nil"/>
              <w:insideH w:val="single" w:sz="6" w:space="0"/>
              <w:insideV w:val="nil"/>
              <w:tl2br w:val="nil"/>
              <w:tr2bl w:val="nil"/>
            </w:tcBorders>
          </w:tcPr>
          <w:p w14:paraId="4BD17E91">
            <w:pPr>
              <w:ind w:firstLine="420"/>
              <w:jc w:val="center"/>
              <w:rPr>
                <w:rFonts w:ascii="宋体" w:hAnsi="宋体" w:cs="宋体"/>
                <w:color w:val="000000"/>
                <w:szCs w:val="21"/>
              </w:rPr>
            </w:pPr>
            <w:r>
              <w:rPr>
                <w:rFonts w:hint="eastAsia"/>
                <w:color w:val="000000"/>
                <w:szCs w:val="21"/>
              </w:rPr>
              <w:t>仪器名称</w:t>
            </w:r>
          </w:p>
        </w:tc>
        <w:tc>
          <w:tcPr>
            <w:tcW w:w="4225" w:type="dxa"/>
            <w:tcBorders>
              <w:top w:val="single" w:color="auto" w:sz="12" w:space="0"/>
              <w:bottom w:val="single" w:color="auto" w:sz="6" w:space="0"/>
              <w:right w:val="nil"/>
              <w:insideH w:val="single" w:sz="6" w:space="0"/>
              <w:insideV w:val="nil"/>
              <w:tl2br w:val="nil"/>
              <w:tr2bl w:val="nil"/>
            </w:tcBorders>
          </w:tcPr>
          <w:p w14:paraId="757A5214">
            <w:pPr>
              <w:ind w:firstLine="420"/>
              <w:jc w:val="center"/>
              <w:rPr>
                <w:rFonts w:ascii="宋体" w:hAnsi="宋体" w:cs="宋体"/>
                <w:color w:val="000000"/>
                <w:szCs w:val="21"/>
              </w:rPr>
            </w:pPr>
            <w:r>
              <w:rPr>
                <w:rFonts w:hint="eastAsia"/>
                <w:color w:val="000000"/>
                <w:szCs w:val="21"/>
              </w:rPr>
              <w:t>来源</w:t>
            </w:r>
          </w:p>
        </w:tc>
      </w:tr>
      <w:tr w14:paraId="455CF0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344" w:type="dxa"/>
          </w:tcPr>
          <w:p w14:paraId="0AC9EC6D">
            <w:pPr>
              <w:jc w:val="center"/>
              <w:rPr>
                <w:rFonts w:ascii="宋体" w:hAnsi="宋体" w:cs="宋体"/>
                <w:color w:val="000000"/>
                <w:szCs w:val="21"/>
              </w:rPr>
            </w:pPr>
          </w:p>
        </w:tc>
        <w:tc>
          <w:tcPr>
            <w:tcW w:w="4225" w:type="dxa"/>
          </w:tcPr>
          <w:p w14:paraId="41206884">
            <w:pPr>
              <w:jc w:val="center"/>
              <w:rPr>
                <w:rFonts w:ascii="宋体" w:hAnsi="宋体" w:cs="宋体"/>
                <w:color w:val="000000"/>
                <w:szCs w:val="21"/>
              </w:rPr>
            </w:pPr>
          </w:p>
        </w:tc>
      </w:tr>
      <w:tr w14:paraId="6F8E2E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344" w:type="dxa"/>
          </w:tcPr>
          <w:p w14:paraId="4AD8B93A">
            <w:pPr>
              <w:jc w:val="center"/>
              <w:rPr>
                <w:rFonts w:ascii="宋体" w:hAnsi="宋体" w:cs="宋体"/>
                <w:color w:val="000000"/>
                <w:szCs w:val="21"/>
              </w:rPr>
            </w:pPr>
          </w:p>
        </w:tc>
        <w:tc>
          <w:tcPr>
            <w:tcW w:w="4225" w:type="dxa"/>
          </w:tcPr>
          <w:p w14:paraId="306AC43D">
            <w:pPr>
              <w:jc w:val="center"/>
              <w:rPr>
                <w:color w:val="000000"/>
                <w:szCs w:val="21"/>
              </w:rPr>
            </w:pPr>
          </w:p>
        </w:tc>
      </w:tr>
      <w:tr w14:paraId="6C752F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344" w:type="dxa"/>
          </w:tcPr>
          <w:p w14:paraId="654CFD05">
            <w:pPr>
              <w:jc w:val="center"/>
              <w:rPr>
                <w:color w:val="000000"/>
                <w:szCs w:val="21"/>
              </w:rPr>
            </w:pPr>
          </w:p>
        </w:tc>
        <w:tc>
          <w:tcPr>
            <w:tcW w:w="4225" w:type="dxa"/>
          </w:tcPr>
          <w:p w14:paraId="532B0921">
            <w:pPr>
              <w:jc w:val="center"/>
              <w:rPr>
                <w:color w:val="000000"/>
                <w:szCs w:val="21"/>
              </w:rPr>
            </w:pPr>
          </w:p>
        </w:tc>
      </w:tr>
      <w:tr w14:paraId="2D6251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344" w:type="dxa"/>
          </w:tcPr>
          <w:p w14:paraId="793D629E">
            <w:pPr>
              <w:jc w:val="center"/>
              <w:rPr>
                <w:rFonts w:ascii="宋体" w:hAnsi="宋体" w:cs="宋体"/>
                <w:color w:val="000000"/>
                <w:szCs w:val="21"/>
              </w:rPr>
            </w:pPr>
          </w:p>
        </w:tc>
        <w:tc>
          <w:tcPr>
            <w:tcW w:w="4225" w:type="dxa"/>
          </w:tcPr>
          <w:p w14:paraId="7310BAA8">
            <w:pPr>
              <w:jc w:val="center"/>
              <w:rPr>
                <w:rFonts w:ascii="宋体" w:hAnsi="宋体" w:cs="宋体"/>
                <w:color w:val="000000"/>
                <w:szCs w:val="21"/>
              </w:rPr>
            </w:pPr>
          </w:p>
        </w:tc>
      </w:tr>
      <w:tr w14:paraId="6B8A6C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344" w:type="dxa"/>
          </w:tcPr>
          <w:p w14:paraId="7DFA6212">
            <w:pPr>
              <w:jc w:val="center"/>
              <w:rPr>
                <w:rFonts w:ascii="宋体" w:hAnsi="宋体" w:cs="宋体"/>
                <w:color w:val="000000"/>
                <w:szCs w:val="21"/>
              </w:rPr>
            </w:pPr>
          </w:p>
        </w:tc>
        <w:tc>
          <w:tcPr>
            <w:tcW w:w="4225" w:type="dxa"/>
          </w:tcPr>
          <w:p w14:paraId="13A2EA1E">
            <w:pPr>
              <w:jc w:val="center"/>
              <w:rPr>
                <w:rFonts w:ascii="宋体" w:hAnsi="宋体" w:cs="宋体"/>
                <w:color w:val="000000"/>
                <w:szCs w:val="21"/>
              </w:rPr>
            </w:pPr>
          </w:p>
        </w:tc>
      </w:tr>
    </w:tbl>
    <w:p w14:paraId="164BA76E">
      <w:pPr>
        <w:jc w:val="center"/>
        <w:rPr>
          <w:szCs w:val="21"/>
        </w:rPr>
      </w:pPr>
    </w:p>
    <w:p w14:paraId="04634AD6">
      <w:pPr>
        <w:jc w:val="center"/>
        <w:rPr>
          <w:szCs w:val="21"/>
        </w:rPr>
      </w:pPr>
    </w:p>
    <w:p w14:paraId="1B3609AB">
      <w:pPr>
        <w:jc w:val="center"/>
        <w:rPr>
          <w:szCs w:val="21"/>
        </w:rPr>
      </w:pPr>
      <w:r>
        <w:rPr>
          <w:szCs w:val="21"/>
        </w:rPr>
        <w:t>续表2.2</w:t>
      </w:r>
      <w:r>
        <w:rPr>
          <w:rFonts w:hint="eastAsia"/>
          <w:szCs w:val="21"/>
        </w:rPr>
        <w:t>　实验仪器</w:t>
      </w:r>
      <w:r>
        <w:rPr>
          <w:rFonts w:hint="eastAsia"/>
          <w:szCs w:val="21"/>
          <w:highlight w:val="yellow"/>
        </w:rPr>
        <w:t>（续表要加表标题）</w:t>
      </w:r>
    </w:p>
    <w:tbl>
      <w:tblPr>
        <w:tblStyle w:val="36"/>
        <w:tblW w:w="848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0"/>
        <w:gridCol w:w="4246"/>
      </w:tblGrid>
      <w:tr w14:paraId="2617FC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Borders>
              <w:top w:val="single" w:color="auto" w:sz="12" w:space="0"/>
              <w:left w:val="nil"/>
              <w:bottom w:val="single" w:color="auto" w:sz="6" w:space="0"/>
              <w:right w:val="nil"/>
              <w:insideH w:val="single" w:sz="6" w:space="0"/>
              <w:insideV w:val="nil"/>
              <w:tl2br w:val="nil"/>
              <w:tr2bl w:val="nil"/>
            </w:tcBorders>
          </w:tcPr>
          <w:p w14:paraId="2E70A469">
            <w:pPr>
              <w:ind w:firstLine="420"/>
              <w:jc w:val="center"/>
              <w:rPr>
                <w:rFonts w:ascii="宋体" w:hAnsi="宋体" w:cs="宋体"/>
                <w:color w:val="000000"/>
                <w:szCs w:val="21"/>
                <w:highlight w:val="yellow"/>
              </w:rPr>
            </w:pPr>
            <w:r>
              <w:rPr>
                <w:rFonts w:hint="eastAsia"/>
                <w:color w:val="000000"/>
                <w:szCs w:val="21"/>
                <w:highlight w:val="yellow"/>
              </w:rPr>
              <w:t>仪器名称</w:t>
            </w:r>
          </w:p>
        </w:tc>
        <w:tc>
          <w:tcPr>
            <w:tcW w:w="4246" w:type="dxa"/>
            <w:tcBorders>
              <w:top w:val="single" w:color="auto" w:sz="12" w:space="0"/>
              <w:bottom w:val="single" w:color="auto" w:sz="6" w:space="0"/>
              <w:right w:val="nil"/>
              <w:insideH w:val="single" w:sz="6" w:space="0"/>
              <w:insideV w:val="nil"/>
              <w:tl2br w:val="nil"/>
              <w:tr2bl w:val="nil"/>
            </w:tcBorders>
          </w:tcPr>
          <w:p w14:paraId="09312CAE">
            <w:pPr>
              <w:ind w:firstLine="420"/>
              <w:jc w:val="center"/>
              <w:rPr>
                <w:rFonts w:ascii="宋体" w:hAnsi="宋体" w:cs="宋体"/>
                <w:color w:val="000000"/>
                <w:szCs w:val="21"/>
                <w:highlight w:val="yellow"/>
              </w:rPr>
            </w:pPr>
            <w:r>
              <w:rPr>
                <w:rFonts w:hint="eastAsia"/>
                <w:color w:val="000000"/>
                <w:szCs w:val="21"/>
                <w:highlight w:val="yellow"/>
              </w:rPr>
              <w:t>来源</w:t>
            </w:r>
          </w:p>
        </w:tc>
      </w:tr>
      <w:tr w14:paraId="45E643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Pr>
          <w:p w14:paraId="5F302A80">
            <w:pPr>
              <w:jc w:val="center"/>
              <w:rPr>
                <w:color w:val="000000"/>
                <w:szCs w:val="21"/>
              </w:rPr>
            </w:pPr>
          </w:p>
        </w:tc>
        <w:tc>
          <w:tcPr>
            <w:tcW w:w="4246" w:type="dxa"/>
          </w:tcPr>
          <w:p w14:paraId="6CB82C89">
            <w:pPr>
              <w:jc w:val="center"/>
              <w:rPr>
                <w:rFonts w:ascii="宋体" w:hAnsi="宋体" w:cs="宋体"/>
                <w:color w:val="000000"/>
                <w:szCs w:val="21"/>
              </w:rPr>
            </w:pPr>
          </w:p>
        </w:tc>
      </w:tr>
      <w:tr w14:paraId="1B50B2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Pr>
          <w:p w14:paraId="7B6B3453">
            <w:pPr>
              <w:jc w:val="center"/>
              <w:rPr>
                <w:rFonts w:ascii="宋体" w:hAnsi="宋体" w:cs="宋体"/>
                <w:color w:val="000000"/>
                <w:szCs w:val="21"/>
              </w:rPr>
            </w:pPr>
          </w:p>
        </w:tc>
        <w:tc>
          <w:tcPr>
            <w:tcW w:w="4246" w:type="dxa"/>
          </w:tcPr>
          <w:p w14:paraId="701D6225">
            <w:pPr>
              <w:jc w:val="center"/>
              <w:rPr>
                <w:color w:val="000000"/>
                <w:szCs w:val="21"/>
              </w:rPr>
            </w:pPr>
          </w:p>
        </w:tc>
      </w:tr>
      <w:tr w14:paraId="652037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Pr>
          <w:p w14:paraId="0526F5FE">
            <w:pPr>
              <w:jc w:val="center"/>
              <w:rPr>
                <w:rFonts w:ascii="宋体" w:hAnsi="宋体" w:cs="宋体"/>
                <w:color w:val="000000"/>
                <w:szCs w:val="21"/>
              </w:rPr>
            </w:pPr>
          </w:p>
        </w:tc>
        <w:tc>
          <w:tcPr>
            <w:tcW w:w="4246" w:type="dxa"/>
          </w:tcPr>
          <w:p w14:paraId="43549A6E">
            <w:pPr>
              <w:jc w:val="center"/>
              <w:rPr>
                <w:rFonts w:ascii="宋体" w:hAnsi="宋体" w:cs="宋体"/>
                <w:color w:val="000000"/>
                <w:szCs w:val="21"/>
              </w:rPr>
            </w:pPr>
          </w:p>
        </w:tc>
      </w:tr>
      <w:tr w14:paraId="5012BD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Pr>
          <w:p w14:paraId="7FD3F4F3">
            <w:pPr>
              <w:jc w:val="center"/>
              <w:rPr>
                <w:rFonts w:ascii="宋体" w:hAnsi="宋体" w:cs="宋体"/>
                <w:color w:val="000000"/>
                <w:szCs w:val="21"/>
              </w:rPr>
            </w:pPr>
          </w:p>
        </w:tc>
        <w:tc>
          <w:tcPr>
            <w:tcW w:w="4246" w:type="dxa"/>
          </w:tcPr>
          <w:p w14:paraId="6A1B035A">
            <w:pPr>
              <w:jc w:val="center"/>
              <w:rPr>
                <w:rFonts w:ascii="宋体" w:hAnsi="宋体" w:cs="宋体"/>
                <w:color w:val="000000"/>
                <w:szCs w:val="21"/>
              </w:rPr>
            </w:pPr>
          </w:p>
        </w:tc>
      </w:tr>
      <w:tr w14:paraId="51A039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Pr>
          <w:p w14:paraId="1477C2D1">
            <w:pPr>
              <w:jc w:val="center"/>
              <w:rPr>
                <w:rFonts w:ascii="宋体" w:hAnsi="宋体" w:cs="宋体"/>
                <w:color w:val="000000"/>
                <w:szCs w:val="21"/>
              </w:rPr>
            </w:pPr>
          </w:p>
        </w:tc>
        <w:tc>
          <w:tcPr>
            <w:tcW w:w="4246" w:type="dxa"/>
          </w:tcPr>
          <w:p w14:paraId="6C04D7CA">
            <w:pPr>
              <w:jc w:val="center"/>
              <w:rPr>
                <w:rFonts w:ascii="宋体" w:hAnsi="宋体" w:cs="宋体"/>
                <w:color w:val="000000"/>
                <w:szCs w:val="21"/>
              </w:rPr>
            </w:pPr>
          </w:p>
        </w:tc>
      </w:tr>
      <w:tr w14:paraId="153513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Pr>
          <w:p w14:paraId="222250C9">
            <w:pPr>
              <w:jc w:val="center"/>
              <w:rPr>
                <w:rFonts w:ascii="宋体" w:hAnsi="宋体" w:cs="宋体"/>
                <w:color w:val="000000"/>
                <w:szCs w:val="21"/>
              </w:rPr>
            </w:pPr>
          </w:p>
        </w:tc>
        <w:tc>
          <w:tcPr>
            <w:tcW w:w="4246" w:type="dxa"/>
          </w:tcPr>
          <w:p w14:paraId="4771EF1A">
            <w:pPr>
              <w:jc w:val="center"/>
              <w:rPr>
                <w:color w:val="000000"/>
                <w:szCs w:val="21"/>
              </w:rPr>
            </w:pPr>
          </w:p>
        </w:tc>
      </w:tr>
      <w:tr w14:paraId="706E52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Pr>
          <w:p w14:paraId="2099675B">
            <w:pPr>
              <w:jc w:val="center"/>
              <w:rPr>
                <w:rFonts w:ascii="宋体" w:hAnsi="宋体" w:cs="宋体"/>
                <w:color w:val="000000"/>
                <w:szCs w:val="21"/>
              </w:rPr>
            </w:pPr>
          </w:p>
        </w:tc>
        <w:tc>
          <w:tcPr>
            <w:tcW w:w="4246" w:type="dxa"/>
          </w:tcPr>
          <w:p w14:paraId="197F6FD7">
            <w:pPr>
              <w:jc w:val="center"/>
              <w:rPr>
                <w:rFonts w:ascii="宋体" w:hAnsi="宋体" w:cs="宋体"/>
                <w:color w:val="000000"/>
                <w:szCs w:val="21"/>
              </w:rPr>
            </w:pPr>
          </w:p>
        </w:tc>
      </w:tr>
      <w:tr w14:paraId="78DA3A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Pr>
          <w:p w14:paraId="7730DEAD">
            <w:pPr>
              <w:jc w:val="center"/>
              <w:rPr>
                <w:rFonts w:ascii="宋体" w:hAnsi="宋体" w:cs="宋体"/>
                <w:color w:val="000000"/>
                <w:szCs w:val="21"/>
              </w:rPr>
            </w:pPr>
          </w:p>
        </w:tc>
        <w:tc>
          <w:tcPr>
            <w:tcW w:w="4246" w:type="dxa"/>
          </w:tcPr>
          <w:p w14:paraId="415EACEF">
            <w:pPr>
              <w:jc w:val="center"/>
              <w:rPr>
                <w:color w:val="000000"/>
                <w:szCs w:val="21"/>
              </w:rPr>
            </w:pPr>
          </w:p>
        </w:tc>
      </w:tr>
      <w:tr w14:paraId="3BC277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Pr>
          <w:p w14:paraId="3DAD190A">
            <w:pPr>
              <w:jc w:val="center"/>
              <w:rPr>
                <w:color w:val="000000"/>
                <w:szCs w:val="21"/>
              </w:rPr>
            </w:pPr>
          </w:p>
        </w:tc>
        <w:tc>
          <w:tcPr>
            <w:tcW w:w="4246" w:type="dxa"/>
          </w:tcPr>
          <w:p w14:paraId="5B3D50B0">
            <w:pPr>
              <w:jc w:val="center"/>
              <w:rPr>
                <w:color w:val="000000"/>
                <w:szCs w:val="21"/>
              </w:rPr>
            </w:pPr>
          </w:p>
        </w:tc>
      </w:tr>
      <w:tr w14:paraId="004F43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Pr>
          <w:p w14:paraId="68F029E7">
            <w:pPr>
              <w:jc w:val="center"/>
              <w:rPr>
                <w:rFonts w:ascii="宋体" w:hAnsi="宋体" w:cs="宋体"/>
                <w:color w:val="000000"/>
                <w:szCs w:val="21"/>
              </w:rPr>
            </w:pPr>
          </w:p>
        </w:tc>
        <w:tc>
          <w:tcPr>
            <w:tcW w:w="4246" w:type="dxa"/>
          </w:tcPr>
          <w:p w14:paraId="038952BC">
            <w:pPr>
              <w:jc w:val="center"/>
              <w:rPr>
                <w:rFonts w:ascii="宋体" w:hAnsi="宋体" w:cs="宋体"/>
                <w:color w:val="000000"/>
                <w:szCs w:val="21"/>
              </w:rPr>
            </w:pPr>
          </w:p>
        </w:tc>
      </w:tr>
      <w:tr w14:paraId="67A3A1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Pr>
          <w:p w14:paraId="3D32E645">
            <w:pPr>
              <w:jc w:val="center"/>
              <w:rPr>
                <w:color w:val="000000"/>
                <w:szCs w:val="21"/>
              </w:rPr>
            </w:pPr>
          </w:p>
        </w:tc>
        <w:tc>
          <w:tcPr>
            <w:tcW w:w="4246" w:type="dxa"/>
          </w:tcPr>
          <w:p w14:paraId="0448DB3A">
            <w:pPr>
              <w:jc w:val="center"/>
              <w:rPr>
                <w:color w:val="000000"/>
                <w:szCs w:val="21"/>
              </w:rPr>
            </w:pPr>
          </w:p>
        </w:tc>
      </w:tr>
      <w:tr w14:paraId="7FC15B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Pr>
          <w:p w14:paraId="385781AD">
            <w:pPr>
              <w:jc w:val="center"/>
              <w:rPr>
                <w:rFonts w:ascii="宋体" w:hAnsi="宋体" w:cs="宋体"/>
                <w:color w:val="000000"/>
                <w:szCs w:val="21"/>
              </w:rPr>
            </w:pPr>
          </w:p>
        </w:tc>
        <w:tc>
          <w:tcPr>
            <w:tcW w:w="4246" w:type="dxa"/>
          </w:tcPr>
          <w:p w14:paraId="249E37B7">
            <w:pPr>
              <w:jc w:val="center"/>
              <w:rPr>
                <w:color w:val="000000"/>
                <w:szCs w:val="21"/>
              </w:rPr>
            </w:pPr>
          </w:p>
        </w:tc>
      </w:tr>
      <w:tr w14:paraId="6FA77C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Pr>
          <w:p w14:paraId="443CC591">
            <w:pPr>
              <w:jc w:val="center"/>
              <w:rPr>
                <w:rFonts w:ascii="宋体" w:hAnsi="宋体" w:cs="宋体"/>
                <w:color w:val="000000"/>
                <w:szCs w:val="21"/>
              </w:rPr>
            </w:pPr>
          </w:p>
        </w:tc>
        <w:tc>
          <w:tcPr>
            <w:tcW w:w="4246" w:type="dxa"/>
          </w:tcPr>
          <w:p w14:paraId="10976E9E">
            <w:pPr>
              <w:jc w:val="center"/>
              <w:rPr>
                <w:rFonts w:ascii="宋体" w:hAnsi="宋体" w:cs="宋体"/>
                <w:color w:val="000000"/>
                <w:szCs w:val="21"/>
              </w:rPr>
            </w:pPr>
          </w:p>
        </w:tc>
      </w:tr>
      <w:tr w14:paraId="66ED53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Pr>
          <w:p w14:paraId="57921E80">
            <w:pPr>
              <w:jc w:val="center"/>
              <w:rPr>
                <w:rFonts w:ascii="宋体" w:hAnsi="宋体" w:cs="宋体"/>
                <w:color w:val="000000"/>
                <w:szCs w:val="21"/>
              </w:rPr>
            </w:pPr>
          </w:p>
        </w:tc>
        <w:tc>
          <w:tcPr>
            <w:tcW w:w="4246" w:type="dxa"/>
          </w:tcPr>
          <w:p w14:paraId="3B544B71">
            <w:pPr>
              <w:jc w:val="center"/>
              <w:rPr>
                <w:rFonts w:ascii="宋体" w:hAnsi="宋体" w:cs="宋体"/>
                <w:color w:val="000000"/>
                <w:szCs w:val="21"/>
              </w:rPr>
            </w:pPr>
          </w:p>
        </w:tc>
      </w:tr>
      <w:tr w14:paraId="32A1CC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7" w:hRule="atLeast"/>
          <w:jc w:val="center"/>
        </w:trPr>
        <w:tc>
          <w:tcPr>
            <w:tcW w:w="4240" w:type="dxa"/>
          </w:tcPr>
          <w:p w14:paraId="23144B85">
            <w:pPr>
              <w:jc w:val="center"/>
              <w:rPr>
                <w:rFonts w:ascii="宋体" w:hAnsi="宋体" w:cs="宋体"/>
                <w:color w:val="000000"/>
                <w:szCs w:val="21"/>
              </w:rPr>
            </w:pPr>
          </w:p>
        </w:tc>
        <w:tc>
          <w:tcPr>
            <w:tcW w:w="4246" w:type="dxa"/>
          </w:tcPr>
          <w:p w14:paraId="76ED2999">
            <w:pPr>
              <w:jc w:val="center"/>
              <w:rPr>
                <w:rFonts w:ascii="宋体" w:hAnsi="宋体" w:cs="宋体"/>
                <w:color w:val="000000"/>
                <w:szCs w:val="21"/>
              </w:rPr>
            </w:pPr>
          </w:p>
        </w:tc>
      </w:tr>
    </w:tbl>
    <w:p w14:paraId="5D33357D">
      <w:pPr>
        <w:pStyle w:val="4"/>
        <w:spacing w:before="156" w:after="156"/>
      </w:pPr>
      <w:bookmarkStart w:id="11" w:name="_Toc10746358"/>
      <w:bookmarkStart w:id="12" w:name="_Toc196924202"/>
      <w:r>
        <w:rPr>
          <w:rFonts w:hint="eastAsia"/>
        </w:rPr>
        <w:t>2.1.3　实验试剂</w:t>
      </w:r>
      <w:bookmarkEnd w:id="11"/>
      <w:bookmarkEnd w:id="12"/>
    </w:p>
    <w:p w14:paraId="25423435">
      <w:pPr>
        <w:pStyle w:val="5"/>
        <w:spacing w:before="156" w:after="156"/>
      </w:pPr>
      <w:r>
        <w:rPr>
          <w:rFonts w:hint="eastAsia"/>
        </w:rPr>
        <w:t>2.1.3.1　实验药品（有4级标题，且格式同此标题，中文黑体，英文Times）</w:t>
      </w:r>
    </w:p>
    <w:p w14:paraId="13AF1F6F">
      <w:pPr>
        <w:ind w:firstLine="480"/>
      </w:pPr>
      <w:r>
        <w:rPr>
          <w:shd w:val="clear" w:color="auto" w:fill="FFFF00"/>
        </w:rPr>
        <w:t>（1）（</w:t>
      </w:r>
      <w:r>
        <w:rPr>
          <w:rFonts w:hint="eastAsia"/>
          <w:shd w:val="clear" w:color="auto" w:fill="FFFF00"/>
        </w:rPr>
        <w:t>4级标题为括号里加阿拉伯数字形式）</w:t>
      </w:r>
    </w:p>
    <w:p w14:paraId="69EDE491">
      <w:pPr>
        <w:ind w:firstLine="480"/>
        <w:rPr>
          <w:shd w:val="clear" w:color="auto" w:fill="FFFF00"/>
        </w:rPr>
      </w:pPr>
      <w:r>
        <w:rPr>
          <w:rFonts w:hint="eastAsia"/>
          <w:shd w:val="clear" w:color="auto" w:fill="FFFF00"/>
        </w:rPr>
        <w:t>①（5级标题为圈里加阿拉伯数字形式）</w:t>
      </w:r>
    </w:p>
    <w:p w14:paraId="00BAEBC4">
      <w:pPr>
        <w:ind w:firstLine="480"/>
        <w:rPr>
          <w:shd w:val="clear" w:color="auto" w:fill="FFFF00"/>
        </w:rPr>
      </w:pPr>
      <w:r>
        <w:rPr>
          <w:rFonts w:hint="eastAsia"/>
          <w:shd w:val="clear" w:color="auto" w:fill="FFFF00"/>
        </w:rPr>
        <w:t>A. （6级标题为大写字母形式）</w:t>
      </w:r>
    </w:p>
    <w:p w14:paraId="23138994">
      <w:pPr>
        <w:spacing w:before="156" w:beforeLines="50" w:after="156" w:afterLines="50"/>
        <w:rPr>
          <w:shd w:val="clear" w:color="auto" w:fill="FFFF00"/>
        </w:rPr>
      </w:pPr>
      <w:r>
        <w:rPr>
          <w:rFonts w:hint="eastAsia"/>
          <w:shd w:val="clear" w:color="auto" w:fill="FFFF00"/>
        </w:rPr>
        <w:t>a. （7级标题为小写字母形式）</w:t>
      </w:r>
    </w:p>
    <w:p w14:paraId="3AEA3D8B">
      <w:pPr>
        <w:pStyle w:val="5"/>
        <w:spacing w:before="156" w:after="156"/>
      </w:pPr>
      <w:r>
        <w:rPr>
          <w:rFonts w:hint="eastAsia"/>
        </w:rPr>
        <w:t>2.1.3.2　试剂</w:t>
      </w:r>
    </w:p>
    <w:p w14:paraId="5FBBB1E0">
      <w:pPr>
        <w:pStyle w:val="3"/>
        <w:widowControl/>
        <w:spacing w:before="156" w:after="156"/>
        <w:rPr>
          <w:rFonts w:cstheme="majorBidi"/>
          <w:szCs w:val="32"/>
        </w:rPr>
      </w:pPr>
      <w:bookmarkStart w:id="13" w:name="_Toc196924203"/>
      <w:bookmarkStart w:id="14" w:name="_Toc10746359"/>
      <w:r>
        <w:rPr>
          <w:rFonts w:hint="eastAsia" w:cstheme="majorBidi"/>
          <w:szCs w:val="32"/>
        </w:rPr>
        <w:t>2.2　实验方法与步骤</w:t>
      </w:r>
      <w:bookmarkEnd w:id="13"/>
      <w:bookmarkEnd w:id="14"/>
    </w:p>
    <w:p w14:paraId="654C06A0">
      <w:pPr>
        <w:pStyle w:val="4"/>
        <w:spacing w:before="156" w:after="156"/>
      </w:pPr>
      <w:bookmarkStart w:id="15" w:name="_Toc10746360"/>
      <w:bookmarkStart w:id="16" w:name="_Toc196924204"/>
      <w:r>
        <w:rPr>
          <w:rFonts w:hint="eastAsia"/>
        </w:rPr>
        <w:t>2.2.1　方法</w:t>
      </w:r>
      <w:bookmarkEnd w:id="15"/>
      <w:bookmarkEnd w:id="16"/>
    </w:p>
    <w:p w14:paraId="1798EED6">
      <w:pPr>
        <w:spacing w:before="156" w:beforeLines="50" w:after="156" w:afterLines="50"/>
      </w:pPr>
      <w:r>
        <w:rPr>
          <w:rFonts w:hint="eastAsia"/>
        </w:rPr>
        <w:t>浓度的变化如图</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t>。</w:t>
      </w:r>
      <w:r>
        <w:rPr>
          <w:rFonts w:hint="eastAsia"/>
        </w:rPr>
        <w:t>或者浓度有这样XXXX的变化（图</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.1</w:t>
      </w:r>
      <w:r>
        <w:rPr>
          <w:rFonts w:hint="eastAsia"/>
        </w:rPr>
        <w:t>）。</w:t>
      </w:r>
    </w:p>
    <w:p w14:paraId="32E82CF8">
      <w:pPr>
        <w:spacing w:before="156" w:beforeLines="50" w:after="156" w:afterLines="50"/>
      </w:pPr>
    </w:p>
    <w:p w14:paraId="6D7F22C6">
      <w:pPr>
        <w:spacing w:before="156" w:beforeLines="50" w:after="156" w:afterLines="50"/>
        <w:jc w:val="center"/>
        <w:rPr>
          <w:rFonts w:hint="eastAsia" w:eastAsia="宋体"/>
          <w:lang w:eastAsia="zh-CN"/>
        </w:rPr>
      </w:pPr>
      <w:r>
        <w:rPr>
          <w:rFonts w:hint="eastAsia" w:eastAsia="宋体"/>
          <w:lang w:eastAsia="zh-CN"/>
        </w:rPr>
        <w:drawing>
          <wp:inline distT="0" distB="0" distL="114300" distR="114300">
            <wp:extent cx="5575300" cy="3783330"/>
            <wp:effectExtent l="0" t="0" r="6350" b="7620"/>
            <wp:docPr id="4" name="图片 4" descr="174650669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6506696635"/>
                    <pic:cNvPicPr>
                      <a:picLocks noChangeAspect="1"/>
                    </pic:cNvPicPr>
                  </pic:nvPicPr>
                  <pic:blipFill>
                    <a:blip r:embed="rId42"/>
                    <a:stretch>
                      <a:fillRect/>
                    </a:stretch>
                  </pic:blipFill>
                  <pic:spPr>
                    <a:xfrm>
                      <a:off x="0" y="0"/>
                      <a:ext cx="5575300" cy="3783330"/>
                    </a:xfrm>
                    <a:prstGeom prst="rect">
                      <a:avLst/>
                    </a:prstGeom>
                  </pic:spPr>
                </pic:pic>
              </a:graphicData>
            </a:graphic>
          </wp:inline>
        </w:drawing>
      </w:r>
    </w:p>
    <w:p w14:paraId="045BE4FF">
      <w:pPr>
        <w:spacing w:before="156" w:beforeLines="50" w:after="156" w:afterLines="50"/>
        <w:jc w:val="cente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.1　</w:t>
      </w:r>
      <w:r>
        <w:rPr>
          <w:rFonts w:hint="eastAsia" w:eastAsiaTheme="minorEastAsia"/>
        </w:rPr>
        <w:t>实验小鼠的基本情况</w:t>
      </w:r>
      <w:r>
        <w:rPr>
          <w:rFonts w:hint="eastAsia"/>
        </w:rPr>
        <w:t>（中文宋体，外文Times new roman不再有粗体，居中）</w:t>
      </w:r>
    </w:p>
    <w:p w14:paraId="0E6CCF50">
      <w:pPr>
        <w:ind w:firstLine="420"/>
        <w:rPr>
          <w:szCs w:val="21"/>
        </w:rPr>
      </w:pPr>
      <w:r>
        <w:rPr>
          <w:szCs w:val="21"/>
        </w:rPr>
        <w:t>注：（此处可添加图注，无需首行缩进，需要写</w:t>
      </w:r>
      <w:r>
        <w:rPr>
          <w:rFonts w:ascii="宋体" w:hAnsi="宋体"/>
          <w:szCs w:val="21"/>
        </w:rPr>
        <w:t>“注：”</w:t>
      </w:r>
      <w:r>
        <w:rPr>
          <w:szCs w:val="21"/>
        </w:rPr>
        <w:t>字体要求同图注。</w:t>
      </w:r>
    </w:p>
    <w:p w14:paraId="234AE767">
      <w:pPr>
        <w:rPr>
          <w:rFonts w:ascii="宋体" w:hAnsi="宋体"/>
          <w:color w:val="000000" w:themeColor="text1"/>
          <w:szCs w:val="21"/>
          <w:shd w:val="clear" w:color="auto" w:fill="FFFF00"/>
          <w14:textFill>
            <w14:solidFill>
              <w14:schemeClr w14:val="tx1"/>
            </w14:solidFill>
          </w14:textFill>
        </w:rPr>
      </w:pPr>
      <w:r>
        <w:rPr>
          <w:color w:val="000000" w:themeColor="text1"/>
          <w:kern w:val="0"/>
          <w:szCs w:val="21"/>
          <w:shd w:val="clear" w:color="auto" w:fill="FFFF00"/>
          <w14:textFill>
            <w14:solidFill>
              <w14:schemeClr w14:val="tx1"/>
            </w14:solidFill>
          </w14:textFill>
        </w:rPr>
        <w:t>注：1.</w:t>
      </w:r>
      <w:r>
        <w:rPr>
          <w:rFonts w:hint="eastAsia"/>
          <w:color w:val="000000" w:themeColor="text1"/>
          <w:kern w:val="0"/>
          <w:szCs w:val="21"/>
          <w:shd w:val="clear" w:color="auto" w:fill="FFFF00"/>
          <w14:textFill>
            <w14:solidFill>
              <w14:schemeClr w14:val="tx1"/>
            </w14:solidFill>
          </w14:textFill>
        </w:rPr>
        <w:t xml:space="preserve"> </w:t>
      </w:r>
      <w:r>
        <w:rPr>
          <w:color w:val="000000" w:themeColor="text1"/>
          <w:kern w:val="0"/>
          <w:szCs w:val="21"/>
          <w:shd w:val="clear" w:color="auto" w:fill="FFFF00"/>
          <w14:textFill>
            <w14:solidFill>
              <w14:schemeClr w14:val="tx1"/>
            </w14:solidFill>
          </w14:textFill>
        </w:rPr>
        <w:t>论</w:t>
      </w:r>
      <w:r>
        <w:rPr>
          <w:rFonts w:hint="eastAsia"/>
          <w:color w:val="000000" w:themeColor="text1"/>
          <w:kern w:val="0"/>
          <w:szCs w:val="21"/>
          <w:shd w:val="clear" w:color="auto" w:fill="FFFF00"/>
          <w14:textFill>
            <w14:solidFill>
              <w14:schemeClr w14:val="tx1"/>
            </w14:solidFill>
          </w14:textFill>
        </w:rPr>
        <w:t>文中所有图名称及图注均不需要英文对照，字号统一用五号字，</w:t>
      </w:r>
      <w:r>
        <w:rPr>
          <w:rFonts w:hint="eastAsia" w:ascii="宋体" w:hAnsi="宋体"/>
          <w:color w:val="000000" w:themeColor="text1"/>
          <w:szCs w:val="21"/>
          <w:shd w:val="clear" w:color="auto" w:fill="FFFF00"/>
          <w14:textFill>
            <w14:solidFill>
              <w14:schemeClr w14:val="tx1"/>
            </w14:solidFill>
          </w14:textFill>
        </w:rPr>
        <w:t>所有的英文和数字均采用</w:t>
      </w:r>
      <w:r>
        <w:rPr>
          <w:rFonts w:ascii="宋体" w:hAnsi="宋体"/>
          <w:color w:val="000000" w:themeColor="text1"/>
          <w:szCs w:val="21"/>
          <w:shd w:val="clear" w:color="auto" w:fill="FFFF00"/>
          <w14:textFill>
            <w14:solidFill>
              <w14:schemeClr w14:val="tx1"/>
            </w14:solidFill>
          </w14:textFill>
        </w:rPr>
        <w:t>“</w:t>
      </w:r>
      <w:r>
        <w:rPr>
          <w:color w:val="000000" w:themeColor="text1"/>
          <w:szCs w:val="21"/>
          <w:shd w:val="clear" w:color="auto" w:fill="FFFF00"/>
          <w14:textFill>
            <w14:solidFill>
              <w14:schemeClr w14:val="tx1"/>
            </w14:solidFill>
          </w14:textFill>
        </w:rPr>
        <w:t>Times New Roman</w:t>
      </w:r>
      <w:r>
        <w:rPr>
          <w:rFonts w:ascii="宋体" w:hAnsi="宋体"/>
          <w:color w:val="000000" w:themeColor="text1"/>
          <w:szCs w:val="21"/>
          <w:shd w:val="clear" w:color="auto" w:fill="FFFF00"/>
          <w14:textFill>
            <w14:solidFill>
              <w14:schemeClr w14:val="tx1"/>
            </w14:solidFill>
          </w14:textFill>
        </w:rPr>
        <w:t>”字体</w:t>
      </w:r>
      <w:r>
        <w:rPr>
          <w:rFonts w:hint="eastAsia" w:ascii="宋体" w:hAnsi="宋体"/>
          <w:color w:val="000000" w:themeColor="text1"/>
          <w:szCs w:val="21"/>
          <w:shd w:val="clear" w:color="auto" w:fill="FFFF00"/>
          <w14:textFill>
            <w14:solidFill>
              <w14:schemeClr w14:val="tx1"/>
            </w14:solidFill>
          </w14:textFill>
        </w:rPr>
        <w:t>。</w:t>
      </w:r>
    </w:p>
    <w:p w14:paraId="523C1516">
      <w:pPr>
        <w:ind w:firstLine="420"/>
        <w:rPr>
          <w:rFonts w:ascii="宋体" w:hAnsi="宋体"/>
          <w:color w:val="000000" w:themeColor="text1"/>
          <w:szCs w:val="21"/>
          <w:shd w:val="clear" w:color="auto" w:fill="FFFF00"/>
          <w14:textFill>
            <w14:solidFill>
              <w14:schemeClr w14:val="tx1"/>
            </w14:solidFill>
          </w14:textFill>
        </w:rPr>
      </w:pPr>
      <w:r>
        <w:rPr>
          <w:color w:val="000000" w:themeColor="text1"/>
          <w:szCs w:val="21"/>
          <w:shd w:val="clear" w:color="auto" w:fill="FFFF00"/>
          <w14:textFill>
            <w14:solidFill>
              <w14:schemeClr w14:val="tx1"/>
            </w14:solidFill>
          </w14:textFill>
        </w:rPr>
        <w:t xml:space="preserve">2. </w:t>
      </w:r>
      <w:r>
        <w:rPr>
          <w:rFonts w:hint="eastAsia" w:ascii="宋体" w:hAnsi="宋体"/>
          <w:color w:val="000000" w:themeColor="text1"/>
          <w:szCs w:val="21"/>
          <w:shd w:val="clear" w:color="auto" w:fill="FFFF00"/>
          <w14:textFill>
            <w14:solidFill>
              <w14:schemeClr w14:val="tx1"/>
            </w14:solidFill>
          </w14:textFill>
        </w:rPr>
        <w:t>单位均采用国际标准单位及表示方法，</w:t>
      </w:r>
      <w:r>
        <w:rPr>
          <w:rFonts w:hint="eastAsia"/>
          <w:color w:val="000000" w:themeColor="text1"/>
          <w:szCs w:val="21"/>
          <w:shd w:val="clear" w:color="auto" w:fill="FFFF00"/>
          <w14:textFill>
            <w14:solidFill>
              <w14:schemeClr w14:val="tx1"/>
            </w14:solidFill>
          </w14:textFill>
        </w:rPr>
        <w:t>不要打“/”而要用点乘“</w:t>
      </w:r>
      <w:r>
        <w:rPr>
          <w:color w:val="000000" w:themeColor="text1"/>
          <w:szCs w:val="21"/>
          <w:shd w:val="clear" w:color="auto" w:fill="FFFF00"/>
          <w14:textFill>
            <w14:solidFill>
              <w14:schemeClr w14:val="tx1"/>
            </w14:solidFill>
          </w14:textFill>
        </w:rPr>
        <w:t>·</w:t>
      </w:r>
      <w:r>
        <w:rPr>
          <w:rFonts w:hint="eastAsia"/>
          <w:color w:val="000000" w:themeColor="text1"/>
          <w:szCs w:val="21"/>
          <w:shd w:val="clear" w:color="auto" w:fill="FFFF00"/>
          <w14:textFill>
            <w14:solidFill>
              <w14:schemeClr w14:val="tx1"/>
            </w14:solidFill>
          </w14:textFill>
        </w:rPr>
        <w:t>”，如</w:t>
      </w:r>
      <w:r>
        <w:rPr>
          <w:rFonts w:hint="eastAsia" w:ascii="宋体" w:hAnsi="宋体"/>
          <w:color w:val="000000" w:themeColor="text1"/>
          <w:szCs w:val="21"/>
          <w:shd w:val="clear" w:color="auto" w:fill="FFFF00"/>
          <w14:textFill>
            <w14:solidFill>
              <w14:schemeClr w14:val="tx1"/>
            </w14:solidFill>
          </w14:textFill>
        </w:rPr>
        <w:t>毫克每升用“</w:t>
      </w:r>
      <w:r>
        <w:rPr>
          <w:color w:val="000000" w:themeColor="text1"/>
          <w:szCs w:val="21"/>
          <w:shd w:val="clear" w:color="auto" w:fill="FFFF00"/>
          <w14:textFill>
            <w14:solidFill>
              <w14:schemeClr w14:val="tx1"/>
            </w14:solidFill>
          </w14:textFill>
        </w:rPr>
        <w:t>mg·L</w:t>
      </w:r>
      <w:r>
        <w:rPr>
          <w:color w:val="000000" w:themeColor="text1"/>
          <w:szCs w:val="21"/>
          <w:shd w:val="clear" w:color="auto" w:fill="FFFF00"/>
          <w:vertAlign w:val="superscript"/>
          <w14:textFill>
            <w14:solidFill>
              <w14:schemeClr w14:val="tx1"/>
            </w14:solidFill>
          </w14:textFill>
        </w:rPr>
        <w:t>-1</w:t>
      </w:r>
      <w:r>
        <w:rPr>
          <w:rFonts w:hint="eastAsia" w:ascii="宋体" w:hAnsi="宋体"/>
          <w:color w:val="000000" w:themeColor="text1"/>
          <w:szCs w:val="21"/>
          <w:shd w:val="clear" w:color="auto" w:fill="FFFF00"/>
          <w14:textFill>
            <w14:solidFill>
              <w14:schemeClr w14:val="tx1"/>
            </w14:solidFill>
          </w14:textFill>
        </w:rPr>
        <w:t>”。</w:t>
      </w:r>
    </w:p>
    <w:p w14:paraId="68CEFB1D">
      <w:pPr>
        <w:ind w:firstLine="420"/>
        <w:rPr>
          <w:szCs w:val="21"/>
        </w:rPr>
      </w:pPr>
      <w:r>
        <w:rPr>
          <w:color w:val="000000" w:themeColor="text1"/>
          <w:szCs w:val="21"/>
          <w:shd w:val="clear" w:color="auto" w:fill="FFFF00"/>
          <w14:textFill>
            <w14:solidFill>
              <w14:schemeClr w14:val="tx1"/>
            </w14:solidFill>
          </w14:textFill>
        </w:rPr>
        <w:t xml:space="preserve">3. </w:t>
      </w:r>
      <w:r>
        <w:rPr>
          <w:rFonts w:hint="eastAsia" w:ascii="宋体" w:hAnsi="宋体"/>
          <w:color w:val="000000" w:themeColor="text1"/>
          <w:szCs w:val="21"/>
          <w:shd w:val="clear" w:color="auto" w:fill="FFFF00"/>
          <w14:textFill>
            <w14:solidFill>
              <w14:schemeClr w14:val="tx1"/>
            </w14:solidFill>
          </w14:textFill>
        </w:rPr>
        <w:t>图不加边框，无背景颜色。大小适中，坐标要有单位，放在坐标名称后面用括号标出，坐标名称放到坐标轴居中位置。</w:t>
      </w:r>
    </w:p>
    <w:p w14:paraId="59F75229">
      <w:pPr>
        <w:spacing w:before="156" w:beforeLines="50" w:after="156" w:afterLines="50"/>
        <w:jc w:val="center"/>
      </w:pPr>
      <w:r>
        <w:drawing>
          <wp:inline distT="0" distB="0" distL="0" distR="0">
            <wp:extent cx="4876165" cy="2993390"/>
            <wp:effectExtent l="0" t="0" r="635" b="165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76165" cy="2993390"/>
                    </a:xfrm>
                    <a:prstGeom prst="rect">
                      <a:avLst/>
                    </a:prstGeom>
                  </pic:spPr>
                </pic:pic>
              </a:graphicData>
            </a:graphic>
          </wp:inline>
        </w:drawing>
      </w:r>
    </w:p>
    <w:p w14:paraId="07383232">
      <w:pPr>
        <w:spacing w:before="156" w:beforeLines="50" w:after="156" w:afterLines="50"/>
        <w:jc w:val="cente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t>　</w:t>
      </w:r>
      <w:r>
        <w:rPr>
          <w:rFonts w:hint="eastAsia"/>
        </w:rPr>
        <w:t>XXX基因电泳凝胶图</w:t>
      </w:r>
    </w:p>
    <w:p w14:paraId="4697FC02">
      <w:pPr>
        <w:ind w:firstLine="420"/>
        <w:rPr>
          <w:szCs w:val="21"/>
        </w:rPr>
      </w:pPr>
      <w:r>
        <w:rPr>
          <w:rFonts w:hint="eastAsia"/>
          <w:szCs w:val="21"/>
        </w:rPr>
        <w:t>注：A . XXX，1. X；2. X；3. X；4. X；5. X；6. X。B. XXX， 1. X；2. X；3. X；4. X。</w:t>
      </w:r>
    </w:p>
    <w:p w14:paraId="1BE2A019">
      <w:pPr>
        <w:ind w:firstLine="420"/>
        <w:rPr>
          <w:szCs w:val="21"/>
        </w:rPr>
      </w:pPr>
      <w:r>
        <w:rPr>
          <w:rFonts w:hint="eastAsia"/>
          <w:szCs w:val="21"/>
          <w:highlight w:val="yellow"/>
        </w:rPr>
        <w:t>胶图maker标注可仿照此图</w:t>
      </w:r>
    </w:p>
    <w:p w14:paraId="199163EF">
      <w:pPr>
        <w:ind w:firstLine="480"/>
      </w:pPr>
    </w:p>
    <w:p w14:paraId="3F5A70A3">
      <w:pPr>
        <w:ind w:firstLine="480"/>
      </w:pPr>
    </w:p>
    <w:p w14:paraId="341963D2">
      <w:pPr>
        <w:ind w:firstLine="480"/>
      </w:pPr>
    </w:p>
    <w:p w14:paraId="0BFC706D">
      <w:pPr>
        <w:ind w:firstLine="480"/>
      </w:pPr>
      <w:r>
        <w:rPr>
          <w:rFonts w:hint="eastAsia"/>
          <w:shd w:val="clear" w:color="auto" w:fill="FFFF00"/>
        </w:rPr>
        <w:t>(注意图片和表格插入后可能使页面出现大片空白，注意调整文字或图片位置。该页图片无足够空间插入，可用下段文字补足，使图片放置于下一页页首。)</w:t>
      </w:r>
    </w:p>
    <w:p w14:paraId="53A51389">
      <w:pPr>
        <w:spacing w:before="156" w:beforeLines="50" w:after="156" w:afterLines="50"/>
      </w:pPr>
    </w:p>
    <w:bookmarkEnd w:id="5"/>
    <w:p w14:paraId="4C58AAB1">
      <w:pPr>
        <w:adjustRightInd w:val="0"/>
        <w:snapToGrid w:val="0"/>
        <w:spacing w:line="360" w:lineRule="auto"/>
        <w:jc w:val="center"/>
        <w:rPr>
          <w:sz w:val="24"/>
          <w:szCs w:val="22"/>
        </w:rPr>
      </w:pPr>
    </w:p>
    <w:p w14:paraId="20F7F282">
      <w:pPr>
        <w:rPr>
          <w:rFonts w:asciiTheme="minorEastAsia" w:hAnsiTheme="minorEastAsia" w:eastAsiaTheme="minorEastAsia"/>
          <w:b/>
          <w:sz w:val="24"/>
        </w:rPr>
      </w:pPr>
    </w:p>
    <w:p w14:paraId="00ED58C7">
      <w:pPr>
        <w:rPr>
          <w:rFonts w:asciiTheme="minorEastAsia" w:hAnsiTheme="minorEastAsia" w:eastAsiaTheme="minorEastAsia"/>
          <w:b/>
          <w:sz w:val="24"/>
        </w:rPr>
      </w:pPr>
    </w:p>
    <w:p w14:paraId="67F1661D">
      <w:pPr>
        <w:rPr>
          <w:rFonts w:asciiTheme="minorEastAsia" w:hAnsiTheme="minorEastAsia" w:eastAsiaTheme="minorEastAsia"/>
          <w:b/>
          <w:sz w:val="24"/>
        </w:rPr>
      </w:pPr>
    </w:p>
    <w:p w14:paraId="70001D97">
      <w:pPr>
        <w:rPr>
          <w:rFonts w:asciiTheme="minorEastAsia" w:hAnsiTheme="minorEastAsia" w:eastAsiaTheme="minorEastAsia"/>
          <w:b/>
          <w:sz w:val="24"/>
        </w:rPr>
      </w:pPr>
    </w:p>
    <w:p w14:paraId="67A027A1">
      <w:pPr>
        <w:rPr>
          <w:rFonts w:asciiTheme="minorEastAsia" w:hAnsiTheme="minorEastAsia" w:eastAsiaTheme="minorEastAsia"/>
          <w:b/>
          <w:sz w:val="24"/>
        </w:rPr>
      </w:pPr>
    </w:p>
    <w:p w14:paraId="27FFAFC0">
      <w:pPr>
        <w:rPr>
          <w:rFonts w:asciiTheme="minorEastAsia" w:hAnsiTheme="minorEastAsia" w:eastAsiaTheme="minorEastAsia"/>
          <w:b/>
          <w:sz w:val="24"/>
        </w:rPr>
      </w:pPr>
    </w:p>
    <w:p w14:paraId="19FE88BA">
      <w:pPr>
        <w:rPr>
          <w:rFonts w:asciiTheme="minorEastAsia" w:hAnsiTheme="minorEastAsia" w:eastAsiaTheme="minorEastAsia"/>
          <w:b/>
          <w:sz w:val="24"/>
        </w:rPr>
      </w:pPr>
    </w:p>
    <w:p w14:paraId="4B433CFF">
      <w:pPr>
        <w:rPr>
          <w:rFonts w:asciiTheme="minorEastAsia" w:hAnsiTheme="minorEastAsia" w:eastAsiaTheme="minorEastAsia"/>
          <w:b/>
          <w:sz w:val="24"/>
        </w:rPr>
      </w:pPr>
    </w:p>
    <w:p w14:paraId="0E395BFB">
      <w:pPr>
        <w:rPr>
          <w:rFonts w:asciiTheme="minorEastAsia" w:hAnsiTheme="minorEastAsia" w:eastAsiaTheme="minorEastAsia"/>
          <w:b/>
          <w:sz w:val="24"/>
        </w:rPr>
      </w:pPr>
    </w:p>
    <w:p w14:paraId="5DF49783">
      <w:pPr>
        <w:rPr>
          <w:rFonts w:asciiTheme="minorEastAsia" w:hAnsiTheme="minorEastAsia" w:eastAsiaTheme="minorEastAsia"/>
          <w:b/>
          <w:sz w:val="24"/>
        </w:rPr>
      </w:pPr>
    </w:p>
    <w:p w14:paraId="4B103BDB">
      <w:pPr>
        <w:rPr>
          <w:rFonts w:asciiTheme="minorEastAsia" w:hAnsiTheme="minorEastAsia" w:eastAsiaTheme="minorEastAsia"/>
          <w:b/>
          <w:sz w:val="24"/>
        </w:rPr>
      </w:pPr>
    </w:p>
    <w:p w14:paraId="31B6147D">
      <w:pPr>
        <w:rPr>
          <w:rFonts w:asciiTheme="minorEastAsia" w:hAnsiTheme="minorEastAsia" w:eastAsiaTheme="minorEastAsia"/>
          <w:b/>
          <w:sz w:val="24"/>
        </w:rPr>
      </w:pPr>
    </w:p>
    <w:p w14:paraId="0325A36E">
      <w:pPr>
        <w:rPr>
          <w:rFonts w:asciiTheme="minorEastAsia" w:hAnsiTheme="minorEastAsia" w:eastAsiaTheme="minorEastAsia"/>
          <w:b/>
          <w:sz w:val="24"/>
        </w:rPr>
      </w:pPr>
    </w:p>
    <w:p w14:paraId="29649F0D">
      <w:pPr>
        <w:rPr>
          <w:rFonts w:asciiTheme="minorEastAsia" w:hAnsiTheme="minorEastAsia" w:eastAsiaTheme="minorEastAsia"/>
          <w:b/>
          <w:sz w:val="24"/>
        </w:rPr>
      </w:pPr>
    </w:p>
    <w:p w14:paraId="0B56C2B0">
      <w:pPr>
        <w:rPr>
          <w:rFonts w:asciiTheme="minorEastAsia" w:hAnsiTheme="minorEastAsia" w:eastAsiaTheme="minorEastAsia"/>
          <w:b/>
          <w:sz w:val="24"/>
        </w:rPr>
      </w:pPr>
    </w:p>
    <w:p w14:paraId="7C5A386E">
      <w:pPr>
        <w:rPr>
          <w:rFonts w:asciiTheme="minorEastAsia" w:hAnsiTheme="minorEastAsia" w:eastAsiaTheme="minorEastAsia"/>
          <w:b/>
          <w:sz w:val="24"/>
        </w:rPr>
      </w:pPr>
    </w:p>
    <w:p w14:paraId="6E8DA397">
      <w:pPr>
        <w:rPr>
          <w:rFonts w:asciiTheme="minorEastAsia" w:hAnsiTheme="minorEastAsia" w:eastAsiaTheme="minorEastAsia"/>
          <w:b/>
          <w:sz w:val="24"/>
        </w:rPr>
      </w:pPr>
    </w:p>
    <w:p w14:paraId="10E61F21">
      <w:pPr>
        <w:rPr>
          <w:rFonts w:asciiTheme="minorEastAsia" w:hAnsiTheme="minorEastAsia" w:eastAsiaTheme="minorEastAsia"/>
          <w:b/>
          <w:sz w:val="24"/>
        </w:rPr>
      </w:pPr>
    </w:p>
    <w:p w14:paraId="3567DC21">
      <w:pPr>
        <w:rPr>
          <w:rFonts w:asciiTheme="minorEastAsia" w:hAnsiTheme="minorEastAsia" w:eastAsiaTheme="minorEastAsia"/>
          <w:b/>
          <w:sz w:val="24"/>
        </w:rPr>
      </w:pPr>
    </w:p>
    <w:p w14:paraId="4A49C17F">
      <w:pPr>
        <w:rPr>
          <w:rFonts w:asciiTheme="minorEastAsia" w:hAnsiTheme="minorEastAsia" w:eastAsiaTheme="minorEastAsia"/>
          <w:b/>
          <w:sz w:val="24"/>
        </w:rPr>
      </w:pPr>
    </w:p>
    <w:p w14:paraId="386416F0">
      <w:pPr>
        <w:rPr>
          <w:rFonts w:asciiTheme="minorEastAsia" w:hAnsiTheme="minorEastAsia" w:eastAsiaTheme="minorEastAsia"/>
          <w:b/>
          <w:sz w:val="24"/>
        </w:rPr>
      </w:pPr>
    </w:p>
    <w:p w14:paraId="3248330D">
      <w:pPr>
        <w:rPr>
          <w:rFonts w:asciiTheme="minorEastAsia" w:hAnsiTheme="minorEastAsia" w:eastAsiaTheme="minorEastAsia"/>
          <w:b/>
          <w:sz w:val="24"/>
        </w:rPr>
      </w:pPr>
    </w:p>
    <w:p w14:paraId="6038C021">
      <w:pPr>
        <w:rPr>
          <w:rFonts w:asciiTheme="minorEastAsia" w:hAnsiTheme="minorEastAsia" w:eastAsiaTheme="minorEastAsia"/>
          <w:b/>
          <w:sz w:val="24"/>
        </w:rPr>
      </w:pPr>
    </w:p>
    <w:p w14:paraId="65443D77">
      <w:pPr>
        <w:rPr>
          <w:rFonts w:asciiTheme="minorEastAsia" w:hAnsiTheme="minorEastAsia" w:eastAsiaTheme="minorEastAsia"/>
          <w:b/>
          <w:sz w:val="24"/>
        </w:rPr>
      </w:pPr>
    </w:p>
    <w:p w14:paraId="674243E3">
      <w:pPr>
        <w:rPr>
          <w:rFonts w:asciiTheme="minorEastAsia" w:hAnsiTheme="minorEastAsia" w:eastAsiaTheme="minorEastAsia"/>
          <w:b/>
          <w:sz w:val="24"/>
        </w:rPr>
      </w:pPr>
    </w:p>
    <w:p w14:paraId="583506D7">
      <w:pPr>
        <w:rPr>
          <w:rFonts w:asciiTheme="minorEastAsia" w:hAnsiTheme="minorEastAsia" w:eastAsiaTheme="minorEastAsia"/>
          <w:b/>
          <w:sz w:val="24"/>
        </w:rPr>
      </w:pPr>
    </w:p>
    <w:p w14:paraId="2B4D2AED">
      <w:pPr>
        <w:rPr>
          <w:rFonts w:asciiTheme="minorEastAsia" w:hAnsiTheme="minorEastAsia" w:eastAsiaTheme="minorEastAsia"/>
          <w:b/>
          <w:sz w:val="24"/>
        </w:rPr>
      </w:pPr>
    </w:p>
    <w:p w14:paraId="18E268B6">
      <w:pPr>
        <w:rPr>
          <w:rFonts w:asciiTheme="minorEastAsia" w:hAnsiTheme="minorEastAsia" w:eastAsiaTheme="minorEastAsia"/>
          <w:b/>
          <w:sz w:val="24"/>
        </w:rPr>
      </w:pPr>
    </w:p>
    <w:p w14:paraId="68938874">
      <w:pPr>
        <w:rPr>
          <w:rFonts w:asciiTheme="minorEastAsia" w:hAnsiTheme="minorEastAsia" w:eastAsiaTheme="minorEastAsia"/>
          <w:b/>
          <w:sz w:val="24"/>
        </w:rPr>
      </w:pPr>
    </w:p>
    <w:p w14:paraId="7717EDA6">
      <w:pPr>
        <w:rPr>
          <w:rFonts w:asciiTheme="minorEastAsia" w:hAnsiTheme="minorEastAsia" w:eastAsiaTheme="minorEastAsia"/>
          <w:b/>
          <w:sz w:val="24"/>
        </w:rPr>
      </w:pPr>
    </w:p>
    <w:p w14:paraId="45E98482">
      <w:pPr>
        <w:rPr>
          <w:rFonts w:asciiTheme="minorEastAsia" w:hAnsiTheme="minorEastAsia" w:eastAsiaTheme="minorEastAsia"/>
          <w:b/>
          <w:sz w:val="24"/>
        </w:rPr>
      </w:pPr>
    </w:p>
    <w:p w14:paraId="2A9B556B">
      <w:pPr>
        <w:rPr>
          <w:rFonts w:hint="eastAsia" w:asciiTheme="minorEastAsia" w:hAnsiTheme="minorEastAsia" w:eastAsiaTheme="minorEastAsia"/>
          <w:b/>
          <w:sz w:val="24"/>
        </w:rPr>
        <w:sectPr>
          <w:headerReference r:id="rId20" w:type="default"/>
          <w:type w:val="oddPage"/>
          <w:pgSz w:w="11906" w:h="16838"/>
          <w:pgMar w:top="1418" w:right="1418" w:bottom="1418" w:left="1701" w:header="851" w:footer="851" w:gutter="0"/>
          <w:pgNumType w:fmt="numberInDash"/>
          <w:cols w:space="425" w:num="1"/>
          <w:docGrid w:type="lines" w:linePitch="312" w:charSpace="0"/>
        </w:sectPr>
      </w:pPr>
    </w:p>
    <w:p w14:paraId="3BC3D0E3">
      <w:pPr>
        <w:pStyle w:val="2"/>
        <w:keepNext/>
        <w:keepLines/>
        <w:pageBreakBefore w:val="0"/>
        <w:widowControl w:val="0"/>
        <w:kinsoku/>
        <w:wordWrap/>
        <w:overflowPunct/>
        <w:topLinePunct w:val="0"/>
        <w:autoSpaceDE/>
        <w:autoSpaceDN/>
        <w:bidi w:val="0"/>
        <w:adjustRightInd/>
        <w:snapToGrid/>
        <w:spacing w:before="251" w:beforeLines="80" w:after="157" w:afterLines="50" w:line="579" w:lineRule="auto"/>
        <w:jc w:val="center"/>
        <w:textAlignment w:val="auto"/>
        <w:rPr>
          <w:rFonts w:hint="eastAsia" w:ascii="黑体" w:hAnsi="黑体" w:eastAsia="黑体" w:cs="黑体"/>
          <w:b w:val="0"/>
          <w:bCs w:val="0"/>
          <w:sz w:val="36"/>
          <w:szCs w:val="36"/>
        </w:rPr>
      </w:pPr>
      <w:bookmarkStart w:id="17" w:name="_Toc196924205"/>
      <w:bookmarkStart w:id="18" w:name="_Toc10746361"/>
      <w:r>
        <w:rPr>
          <w:rFonts w:hint="default" w:ascii="Times New Roman" w:hAnsi="Times New Roman" w:eastAsia="黑体" w:cs="Times New Roman"/>
          <w:b w:val="0"/>
          <w:bCs w:val="0"/>
          <w:sz w:val="36"/>
          <w:szCs w:val="36"/>
        </w:rPr>
        <w:t>3</w:t>
      </w:r>
      <w:r>
        <w:rPr>
          <w:rFonts w:hint="eastAsia" w:ascii="黑体" w:hAnsi="黑体" w:eastAsia="黑体" w:cs="黑体"/>
          <w:b w:val="0"/>
          <w:bCs w:val="0"/>
          <w:sz w:val="36"/>
          <w:szCs w:val="36"/>
        </w:rPr>
        <w:t xml:space="preserve"> 结果与分析</w:t>
      </w:r>
      <w:bookmarkEnd w:id="17"/>
      <w:bookmarkEnd w:id="18"/>
    </w:p>
    <w:p w14:paraId="5B9C18FD">
      <w:pPr>
        <w:pStyle w:val="3"/>
        <w:spacing w:before="156" w:after="156" w:line="460" w:lineRule="exact"/>
      </w:pPr>
      <w:bookmarkStart w:id="19" w:name="_Toc10746362"/>
      <w:bookmarkStart w:id="20" w:name="_Toc196924206"/>
      <w:r>
        <w:t>3.1</w:t>
      </w:r>
      <w:bookmarkEnd w:id="19"/>
      <w:bookmarkEnd w:id="20"/>
      <w:r>
        <w:t>　</w:t>
      </w:r>
    </w:p>
    <w:p w14:paraId="04AEF759">
      <w:pPr>
        <w:rPr>
          <w:rFonts w:asciiTheme="minorEastAsia" w:hAnsiTheme="minorEastAsia" w:eastAsiaTheme="minorEastAsia"/>
          <w:b/>
          <w:sz w:val="24"/>
        </w:rPr>
      </w:pPr>
    </w:p>
    <w:p w14:paraId="77BB0A34">
      <w:pPr>
        <w:rPr>
          <w:rFonts w:asciiTheme="minorEastAsia" w:hAnsiTheme="minorEastAsia" w:eastAsiaTheme="minorEastAsia"/>
          <w:b/>
          <w:sz w:val="24"/>
        </w:rPr>
      </w:pPr>
    </w:p>
    <w:p w14:paraId="13370356">
      <w:pPr>
        <w:rPr>
          <w:rFonts w:asciiTheme="minorEastAsia" w:hAnsiTheme="minorEastAsia" w:eastAsiaTheme="minorEastAsia"/>
          <w:b/>
          <w:sz w:val="24"/>
        </w:rPr>
      </w:pPr>
    </w:p>
    <w:p w14:paraId="5EC16AB1">
      <w:pPr>
        <w:rPr>
          <w:rFonts w:asciiTheme="minorEastAsia" w:hAnsiTheme="minorEastAsia" w:eastAsiaTheme="minorEastAsia"/>
        </w:rPr>
      </w:pPr>
    </w:p>
    <w:p w14:paraId="476D4039">
      <w:pPr>
        <w:jc w:val="center"/>
        <w:rPr>
          <w:rFonts w:asciiTheme="minorEastAsia" w:hAnsiTheme="minorEastAsia" w:eastAsiaTheme="minorEastAsia"/>
        </w:rPr>
      </w:pPr>
    </w:p>
    <w:p w14:paraId="0EA4F6F8">
      <w:pPr>
        <w:spacing w:before="249" w:beforeLines="80" w:after="156" w:afterLines="50"/>
        <w:jc w:val="center"/>
        <w:rPr>
          <w:rFonts w:ascii="黑体" w:hAnsi="黑体" w:eastAsia="黑体"/>
          <w:sz w:val="36"/>
          <w:szCs w:val="36"/>
        </w:rPr>
        <w:sectPr>
          <w:headerReference r:id="rId21" w:type="default"/>
          <w:pgSz w:w="11906" w:h="16838"/>
          <w:pgMar w:top="1418" w:right="1418" w:bottom="1418" w:left="1701" w:header="851" w:footer="851" w:gutter="0"/>
          <w:pgNumType w:fmt="numberInDash"/>
          <w:cols w:space="425" w:num="1"/>
          <w:docGrid w:type="lines" w:linePitch="312" w:charSpace="0"/>
        </w:sectPr>
      </w:pPr>
    </w:p>
    <w:p w14:paraId="6142F9DE">
      <w:pPr>
        <w:rPr>
          <w:sz w:val="28"/>
          <w:szCs w:val="28"/>
        </w:rPr>
      </w:pPr>
      <w:r>
        <w:rPr>
          <w:rFonts w:hint="eastAsia"/>
          <w:sz w:val="28"/>
          <w:szCs w:val="28"/>
          <w:shd w:val="clear" w:color="auto" w:fill="FFFF00"/>
        </w:rPr>
        <w:t>（为使章节页处于奇数页添加空白页，无页眉页脚</w:t>
      </w:r>
      <w:r>
        <w:rPr>
          <w:rFonts w:hint="eastAsia"/>
          <w:sz w:val="28"/>
          <w:szCs w:val="28"/>
          <w:shd w:val="clear" w:color="auto" w:fill="FFFF00"/>
          <w:lang w:eastAsia="zh-CN"/>
        </w:rPr>
        <w:t>，</w:t>
      </w:r>
      <w:r>
        <w:rPr>
          <w:rFonts w:hint="eastAsia"/>
          <w:sz w:val="28"/>
          <w:szCs w:val="28"/>
          <w:shd w:val="clear" w:color="auto" w:fill="FFFF00"/>
          <w:lang w:val="en-US" w:eastAsia="zh-CN"/>
        </w:rPr>
        <w:t>不计入总页数</w:t>
      </w:r>
      <w:r>
        <w:rPr>
          <w:rFonts w:hint="eastAsia"/>
          <w:sz w:val="28"/>
          <w:szCs w:val="28"/>
          <w:shd w:val="clear" w:color="auto" w:fill="FFFF00"/>
        </w:rPr>
        <w:t>。）</w:t>
      </w:r>
    </w:p>
    <w:p w14:paraId="456232E8">
      <w:pPr>
        <w:pStyle w:val="32"/>
        <w:ind w:firstLine="0" w:firstLineChars="0"/>
        <w:rPr>
          <w:rFonts w:hint="eastAsia"/>
        </w:rPr>
      </w:pPr>
      <w:r>
        <w:rPr>
          <w:rFonts w:hint="eastAsia"/>
        </w:rPr>
        <w:t>可以在空白页添加一节，删除页眉页脚</w:t>
      </w:r>
    </w:p>
    <w:p w14:paraId="642B4BDB">
      <w:pPr>
        <w:rPr>
          <w:rFonts w:ascii="黑体" w:hAnsi="黑体" w:eastAsia="黑体"/>
          <w:sz w:val="36"/>
          <w:szCs w:val="36"/>
        </w:rPr>
      </w:pPr>
    </w:p>
    <w:p w14:paraId="43C95CFC">
      <w:pPr>
        <w:rPr>
          <w:rFonts w:ascii="黑体" w:hAnsi="黑体" w:eastAsia="黑体"/>
          <w:sz w:val="36"/>
          <w:szCs w:val="36"/>
        </w:rPr>
      </w:pPr>
    </w:p>
    <w:p w14:paraId="2EB4DEC1">
      <w:pPr>
        <w:rPr>
          <w:rFonts w:ascii="黑体" w:hAnsi="黑体" w:eastAsia="黑体"/>
          <w:sz w:val="36"/>
          <w:szCs w:val="36"/>
        </w:rPr>
      </w:pPr>
    </w:p>
    <w:p w14:paraId="270D0DF5">
      <w:pPr>
        <w:rPr>
          <w:rFonts w:ascii="黑体" w:hAnsi="黑体" w:eastAsia="黑体"/>
          <w:sz w:val="36"/>
          <w:szCs w:val="36"/>
        </w:rPr>
      </w:pPr>
    </w:p>
    <w:p w14:paraId="2068EFFF">
      <w:pPr>
        <w:rPr>
          <w:rFonts w:ascii="黑体" w:hAnsi="黑体" w:eastAsia="黑体"/>
          <w:sz w:val="36"/>
          <w:szCs w:val="36"/>
        </w:rPr>
      </w:pPr>
    </w:p>
    <w:p w14:paraId="1E130A67">
      <w:pPr>
        <w:rPr>
          <w:rFonts w:ascii="黑体" w:hAnsi="黑体" w:eastAsia="黑体"/>
          <w:sz w:val="36"/>
          <w:szCs w:val="36"/>
        </w:rPr>
      </w:pPr>
    </w:p>
    <w:p w14:paraId="4926E6FA">
      <w:pPr>
        <w:rPr>
          <w:rFonts w:ascii="黑体" w:hAnsi="黑体" w:eastAsia="黑体"/>
          <w:sz w:val="36"/>
          <w:szCs w:val="36"/>
        </w:rPr>
      </w:pPr>
    </w:p>
    <w:p w14:paraId="505C85D8">
      <w:pPr>
        <w:rPr>
          <w:rFonts w:ascii="黑体" w:hAnsi="黑体" w:eastAsia="黑体"/>
          <w:sz w:val="36"/>
          <w:szCs w:val="36"/>
        </w:rPr>
      </w:pPr>
    </w:p>
    <w:p w14:paraId="46708884">
      <w:pPr>
        <w:rPr>
          <w:rFonts w:ascii="黑体" w:hAnsi="黑体" w:eastAsia="黑体"/>
          <w:sz w:val="36"/>
          <w:szCs w:val="36"/>
        </w:rPr>
      </w:pPr>
    </w:p>
    <w:p w14:paraId="5AD18E50">
      <w:pPr>
        <w:rPr>
          <w:rFonts w:ascii="黑体" w:hAnsi="黑体" w:eastAsia="黑体"/>
          <w:sz w:val="36"/>
          <w:szCs w:val="36"/>
        </w:rPr>
      </w:pPr>
    </w:p>
    <w:p w14:paraId="2480194D">
      <w:pPr>
        <w:rPr>
          <w:rFonts w:ascii="黑体" w:hAnsi="黑体" w:eastAsia="黑体"/>
          <w:sz w:val="36"/>
          <w:szCs w:val="36"/>
        </w:rPr>
      </w:pPr>
    </w:p>
    <w:p w14:paraId="4BEF5731">
      <w:pPr>
        <w:rPr>
          <w:rFonts w:ascii="黑体" w:hAnsi="黑体" w:eastAsia="黑体"/>
          <w:sz w:val="36"/>
          <w:szCs w:val="36"/>
        </w:rPr>
      </w:pPr>
    </w:p>
    <w:p w14:paraId="32450361">
      <w:pPr>
        <w:rPr>
          <w:rFonts w:ascii="黑体" w:hAnsi="黑体" w:eastAsia="黑体"/>
          <w:sz w:val="36"/>
          <w:szCs w:val="36"/>
        </w:rPr>
      </w:pPr>
    </w:p>
    <w:p w14:paraId="00E25CCA">
      <w:pPr>
        <w:rPr>
          <w:rFonts w:ascii="黑体" w:hAnsi="黑体" w:eastAsia="黑体"/>
          <w:sz w:val="36"/>
          <w:szCs w:val="36"/>
        </w:rPr>
      </w:pPr>
    </w:p>
    <w:p w14:paraId="03C5CFDC">
      <w:pPr>
        <w:rPr>
          <w:rFonts w:ascii="黑体" w:hAnsi="黑体" w:eastAsia="黑体"/>
          <w:sz w:val="36"/>
          <w:szCs w:val="36"/>
        </w:rPr>
      </w:pPr>
    </w:p>
    <w:p w14:paraId="2E8A2606">
      <w:pPr>
        <w:rPr>
          <w:rFonts w:ascii="黑体" w:hAnsi="黑体" w:eastAsia="黑体"/>
          <w:sz w:val="36"/>
          <w:szCs w:val="36"/>
        </w:rPr>
      </w:pPr>
    </w:p>
    <w:p w14:paraId="774DF9DB">
      <w:pPr>
        <w:rPr>
          <w:rFonts w:ascii="黑体" w:hAnsi="黑体" w:eastAsia="黑体"/>
          <w:sz w:val="36"/>
          <w:szCs w:val="36"/>
        </w:rPr>
      </w:pPr>
    </w:p>
    <w:p w14:paraId="00B1E2D8">
      <w:pPr>
        <w:rPr>
          <w:rFonts w:ascii="黑体" w:hAnsi="黑体" w:eastAsia="黑体"/>
          <w:sz w:val="36"/>
          <w:szCs w:val="36"/>
        </w:rPr>
        <w:sectPr>
          <w:headerReference r:id="rId22" w:type="default"/>
          <w:footerReference r:id="rId23" w:type="default"/>
          <w:pgSz w:w="11906" w:h="16838"/>
          <w:pgMar w:top="1418" w:right="1418" w:bottom="1418" w:left="1701" w:header="851" w:footer="851" w:gutter="0"/>
          <w:pgNumType w:fmt="numberInDash"/>
          <w:cols w:space="425" w:num="1"/>
          <w:docGrid w:type="lines" w:linePitch="312" w:charSpace="0"/>
        </w:sectPr>
      </w:pPr>
    </w:p>
    <w:p w14:paraId="2BC0C9EB">
      <w:pPr>
        <w:pStyle w:val="2"/>
        <w:keepNext/>
        <w:keepLines/>
        <w:pageBreakBefore w:val="0"/>
        <w:widowControl w:val="0"/>
        <w:kinsoku/>
        <w:wordWrap/>
        <w:overflowPunct/>
        <w:topLinePunct w:val="0"/>
        <w:autoSpaceDE/>
        <w:autoSpaceDN/>
        <w:bidi w:val="0"/>
        <w:adjustRightInd/>
        <w:snapToGrid/>
        <w:spacing w:before="251" w:beforeLines="80" w:after="157" w:afterLines="50" w:line="579" w:lineRule="auto"/>
        <w:jc w:val="center"/>
        <w:textAlignment w:val="auto"/>
        <w:rPr>
          <w:rFonts w:hint="eastAsia" w:ascii="黑体" w:hAnsi="黑体" w:eastAsia="黑体" w:cs="黑体"/>
          <w:b w:val="0"/>
          <w:bCs w:val="0"/>
          <w:sz w:val="36"/>
          <w:szCs w:val="36"/>
        </w:rPr>
      </w:pPr>
      <w:bookmarkStart w:id="21" w:name="_Toc196924207"/>
      <w:bookmarkStart w:id="22" w:name="_Toc10746363"/>
      <w:bookmarkStart w:id="23" w:name="_Toc10717013"/>
      <w:r>
        <w:rPr>
          <w:rFonts w:hint="default" w:ascii="Times New Roman" w:hAnsi="Times New Roman" w:eastAsia="黑体" w:cs="Times New Roman"/>
          <w:b w:val="0"/>
          <w:bCs w:val="0"/>
          <w:sz w:val="36"/>
          <w:szCs w:val="36"/>
        </w:rPr>
        <w:t>4</w:t>
      </w:r>
      <w:r>
        <w:rPr>
          <w:rFonts w:hint="eastAsia" w:ascii="黑体" w:hAnsi="黑体" w:eastAsia="黑体" w:cs="黑体"/>
          <w:b w:val="0"/>
          <w:bCs w:val="0"/>
          <w:sz w:val="36"/>
          <w:szCs w:val="36"/>
        </w:rPr>
        <w:t xml:space="preserve"> 结论</w:t>
      </w:r>
      <w:bookmarkEnd w:id="21"/>
      <w:bookmarkEnd w:id="22"/>
      <w:bookmarkEnd w:id="23"/>
    </w:p>
    <w:p w14:paraId="26AA9C45">
      <w:pPr>
        <w:keepNext w:val="0"/>
        <w:keepLines w:val="0"/>
        <w:pageBreakBefore w:val="0"/>
        <w:widowControl w:val="0"/>
        <w:kinsoku/>
        <w:wordWrap/>
        <w:overflowPunct/>
        <w:topLinePunct w:val="0"/>
        <w:autoSpaceDE/>
        <w:autoSpaceDN/>
        <w:bidi w:val="0"/>
        <w:adjustRightInd/>
        <w:snapToGrid/>
        <w:spacing w:line="460" w:lineRule="exact"/>
        <w:ind w:firstLine="480"/>
        <w:textAlignment w:val="auto"/>
        <w:rPr>
          <w:kern w:val="0"/>
          <w:sz w:val="24"/>
          <w:szCs w:val="24"/>
        </w:rPr>
      </w:pPr>
      <w:r>
        <w:rPr>
          <w:kern w:val="0"/>
          <w:sz w:val="24"/>
          <w:szCs w:val="24"/>
        </w:rPr>
        <w:t>（1）</w:t>
      </w:r>
    </w:p>
    <w:p w14:paraId="33D50FA9">
      <w:pPr>
        <w:keepNext w:val="0"/>
        <w:keepLines w:val="0"/>
        <w:pageBreakBefore w:val="0"/>
        <w:widowControl w:val="0"/>
        <w:kinsoku/>
        <w:wordWrap/>
        <w:overflowPunct/>
        <w:topLinePunct w:val="0"/>
        <w:autoSpaceDE/>
        <w:autoSpaceDN/>
        <w:bidi w:val="0"/>
        <w:adjustRightInd/>
        <w:snapToGrid/>
        <w:spacing w:line="460" w:lineRule="exact"/>
        <w:ind w:firstLine="480"/>
        <w:textAlignment w:val="auto"/>
        <w:rPr>
          <w:kern w:val="0"/>
          <w:sz w:val="24"/>
          <w:szCs w:val="24"/>
        </w:rPr>
      </w:pPr>
      <w:r>
        <w:rPr>
          <w:kern w:val="0"/>
          <w:sz w:val="24"/>
          <w:szCs w:val="24"/>
        </w:rPr>
        <w:t>（2）</w:t>
      </w:r>
    </w:p>
    <w:p w14:paraId="1E325A30">
      <w:pPr>
        <w:keepNext w:val="0"/>
        <w:keepLines w:val="0"/>
        <w:pageBreakBefore w:val="0"/>
        <w:widowControl w:val="0"/>
        <w:kinsoku/>
        <w:wordWrap/>
        <w:overflowPunct/>
        <w:topLinePunct w:val="0"/>
        <w:autoSpaceDE/>
        <w:autoSpaceDN/>
        <w:bidi w:val="0"/>
        <w:adjustRightInd/>
        <w:snapToGrid/>
        <w:spacing w:line="460" w:lineRule="exact"/>
        <w:ind w:firstLine="480"/>
        <w:textAlignment w:val="auto"/>
        <w:rPr>
          <w:kern w:val="0"/>
          <w:sz w:val="24"/>
          <w:szCs w:val="24"/>
        </w:rPr>
      </w:pPr>
      <w:r>
        <w:rPr>
          <w:kern w:val="0"/>
          <w:sz w:val="24"/>
          <w:szCs w:val="24"/>
        </w:rPr>
        <w:t>（3）</w:t>
      </w:r>
    </w:p>
    <w:p w14:paraId="7EBFB19E">
      <w:pPr>
        <w:keepNext w:val="0"/>
        <w:keepLines w:val="0"/>
        <w:pageBreakBefore w:val="0"/>
        <w:widowControl w:val="0"/>
        <w:kinsoku/>
        <w:wordWrap/>
        <w:overflowPunct/>
        <w:topLinePunct w:val="0"/>
        <w:autoSpaceDE/>
        <w:autoSpaceDN/>
        <w:bidi w:val="0"/>
        <w:adjustRightInd/>
        <w:snapToGrid/>
        <w:spacing w:line="460" w:lineRule="exact"/>
        <w:textAlignment w:val="auto"/>
        <w:rPr>
          <w:sz w:val="24"/>
          <w:szCs w:val="24"/>
        </w:rPr>
      </w:pPr>
      <w:r>
        <w:rPr>
          <w:rFonts w:hint="eastAsia"/>
          <w:sz w:val="24"/>
          <w:szCs w:val="24"/>
        </w:rPr>
        <w:t>（注意此处改为加编号）</w:t>
      </w:r>
    </w:p>
    <w:p w14:paraId="2F56A4E7"/>
    <w:p w14:paraId="77D684EA"/>
    <w:p w14:paraId="31E05C10"/>
    <w:p w14:paraId="66D617D0"/>
    <w:p w14:paraId="4C1766FC"/>
    <w:p w14:paraId="61C91C42"/>
    <w:p w14:paraId="6A667CE0"/>
    <w:p w14:paraId="713B83B8"/>
    <w:p w14:paraId="220B2DBB"/>
    <w:p w14:paraId="7A0BA893"/>
    <w:p w14:paraId="3983AAE0"/>
    <w:p w14:paraId="752ED79E"/>
    <w:p w14:paraId="7CDE3142"/>
    <w:p w14:paraId="7284DA67"/>
    <w:p w14:paraId="3A5D4659"/>
    <w:p w14:paraId="3CAFFCD0"/>
    <w:p w14:paraId="7710EFC5"/>
    <w:p w14:paraId="22DB6507"/>
    <w:p w14:paraId="45FE9435"/>
    <w:p w14:paraId="202B6256"/>
    <w:p w14:paraId="782C5FA3"/>
    <w:p w14:paraId="15E4920E"/>
    <w:p w14:paraId="21FED544"/>
    <w:p w14:paraId="037C1017"/>
    <w:p w14:paraId="38A681CC"/>
    <w:p w14:paraId="6A41346A"/>
    <w:p w14:paraId="38388E27"/>
    <w:p w14:paraId="52DC676F"/>
    <w:p w14:paraId="733D95E4"/>
    <w:p w14:paraId="7CD64091"/>
    <w:p w14:paraId="5205D4A4"/>
    <w:p w14:paraId="20BB2796"/>
    <w:p w14:paraId="71736966">
      <w:pPr>
        <w:sectPr>
          <w:headerReference r:id="rId24" w:type="default"/>
          <w:footerReference r:id="rId25" w:type="default"/>
          <w:pgSz w:w="11906" w:h="16838"/>
          <w:pgMar w:top="1418" w:right="1418" w:bottom="1418" w:left="1701" w:header="851" w:footer="851" w:gutter="0"/>
          <w:pgNumType w:fmt="numberInDash" w:start="8"/>
          <w:cols w:space="425" w:num="1"/>
          <w:docGrid w:type="lines" w:linePitch="312" w:charSpace="0"/>
        </w:sectPr>
      </w:pPr>
    </w:p>
    <w:p w14:paraId="55FB2B50">
      <w:pPr>
        <w:rPr>
          <w:rFonts w:hint="eastAsia"/>
        </w:rPr>
      </w:pPr>
    </w:p>
    <w:p w14:paraId="3747BB42">
      <w:pPr>
        <w:widowControl/>
        <w:spacing w:line="240" w:lineRule="auto"/>
        <w:ind w:firstLine="0" w:firstLineChars="0"/>
        <w:jc w:val="left"/>
        <w:rPr>
          <w:kern w:val="0"/>
          <w:sz w:val="24"/>
          <w:szCs w:val="24"/>
          <w:shd w:val="clear" w:color="auto" w:fill="FFFF00"/>
        </w:rPr>
      </w:pPr>
      <w:r>
        <w:rPr>
          <w:kern w:val="0"/>
          <w:sz w:val="24"/>
          <w:szCs w:val="24"/>
          <w:shd w:val="clear" w:color="auto" w:fill="FFFF00"/>
        </w:rPr>
        <w:t>（</w:t>
      </w:r>
      <w:r>
        <w:rPr>
          <w:rFonts w:hint="eastAsia"/>
          <w:kern w:val="0"/>
          <w:sz w:val="24"/>
          <w:szCs w:val="24"/>
          <w:shd w:val="clear" w:color="auto" w:fill="FFFF00"/>
        </w:rPr>
        <w:t>空白页，根据个人情况添加）</w:t>
      </w:r>
    </w:p>
    <w:p w14:paraId="55236CF5">
      <w:pPr>
        <w:spacing w:before="249" w:beforeLines="80" w:after="156" w:afterLines="50"/>
        <w:jc w:val="center"/>
        <w:rPr>
          <w:rFonts w:hint="eastAsia" w:ascii="黑体" w:hAnsi="黑体" w:eastAsia="黑体" w:cs="黑体"/>
          <w:b w:val="0"/>
          <w:bCs w:val="0"/>
          <w:kern w:val="44"/>
          <w:sz w:val="36"/>
          <w:szCs w:val="36"/>
          <w:lang w:val="en-US" w:eastAsia="zh-CN" w:bidi="ar-SA"/>
        </w:rPr>
      </w:pPr>
    </w:p>
    <w:p w14:paraId="50518FAE">
      <w:pPr>
        <w:spacing w:before="249" w:beforeLines="80" w:after="156" w:afterLines="50"/>
        <w:jc w:val="center"/>
        <w:rPr>
          <w:rFonts w:hint="eastAsia" w:ascii="黑体" w:hAnsi="黑体" w:eastAsia="黑体" w:cs="黑体"/>
          <w:b w:val="0"/>
          <w:bCs w:val="0"/>
          <w:kern w:val="44"/>
          <w:sz w:val="36"/>
          <w:szCs w:val="36"/>
          <w:lang w:val="en-US" w:eastAsia="zh-CN" w:bidi="ar-SA"/>
        </w:rPr>
      </w:pPr>
    </w:p>
    <w:p w14:paraId="39F1DC29">
      <w:pPr>
        <w:spacing w:before="249" w:beforeLines="80" w:after="156" w:afterLines="50"/>
        <w:jc w:val="center"/>
        <w:rPr>
          <w:rFonts w:hint="eastAsia" w:ascii="黑体" w:hAnsi="黑体" w:eastAsia="黑体" w:cs="黑体"/>
          <w:b w:val="0"/>
          <w:bCs w:val="0"/>
          <w:kern w:val="44"/>
          <w:sz w:val="36"/>
          <w:szCs w:val="36"/>
          <w:lang w:val="en-US" w:eastAsia="zh-CN" w:bidi="ar-SA"/>
        </w:rPr>
      </w:pPr>
    </w:p>
    <w:p w14:paraId="35BB7F8E">
      <w:pPr>
        <w:spacing w:before="249" w:beforeLines="80" w:after="156" w:afterLines="50"/>
        <w:jc w:val="center"/>
        <w:rPr>
          <w:rFonts w:hint="eastAsia" w:ascii="黑体" w:hAnsi="黑体" w:eastAsia="黑体" w:cs="黑体"/>
          <w:b w:val="0"/>
          <w:bCs w:val="0"/>
          <w:kern w:val="44"/>
          <w:sz w:val="36"/>
          <w:szCs w:val="36"/>
          <w:lang w:val="en-US" w:eastAsia="zh-CN" w:bidi="ar-SA"/>
        </w:rPr>
      </w:pPr>
    </w:p>
    <w:p w14:paraId="3F24FA6F">
      <w:pPr>
        <w:spacing w:before="249" w:beforeLines="80" w:after="156" w:afterLines="50"/>
        <w:jc w:val="center"/>
        <w:rPr>
          <w:rFonts w:hint="eastAsia" w:ascii="黑体" w:hAnsi="黑体" w:eastAsia="黑体" w:cs="黑体"/>
          <w:b w:val="0"/>
          <w:bCs w:val="0"/>
          <w:kern w:val="44"/>
          <w:sz w:val="36"/>
          <w:szCs w:val="36"/>
          <w:lang w:val="en-US" w:eastAsia="zh-CN" w:bidi="ar-SA"/>
        </w:rPr>
      </w:pPr>
    </w:p>
    <w:p w14:paraId="2843EC9C">
      <w:pPr>
        <w:spacing w:before="249" w:beforeLines="80" w:after="156" w:afterLines="50"/>
        <w:jc w:val="center"/>
        <w:rPr>
          <w:rFonts w:hint="eastAsia" w:ascii="黑体" w:hAnsi="黑体" w:eastAsia="黑体" w:cs="黑体"/>
          <w:b w:val="0"/>
          <w:bCs w:val="0"/>
          <w:kern w:val="44"/>
          <w:sz w:val="36"/>
          <w:szCs w:val="36"/>
          <w:lang w:val="en-US" w:eastAsia="zh-CN" w:bidi="ar-SA"/>
        </w:rPr>
      </w:pPr>
    </w:p>
    <w:p w14:paraId="2C41B660">
      <w:pPr>
        <w:spacing w:before="249" w:beforeLines="80" w:after="156" w:afterLines="50"/>
        <w:jc w:val="center"/>
        <w:rPr>
          <w:rFonts w:hint="eastAsia" w:ascii="黑体" w:hAnsi="黑体" w:eastAsia="黑体" w:cs="黑体"/>
          <w:b w:val="0"/>
          <w:bCs w:val="0"/>
          <w:kern w:val="44"/>
          <w:sz w:val="36"/>
          <w:szCs w:val="36"/>
          <w:lang w:val="en-US" w:eastAsia="zh-CN" w:bidi="ar-SA"/>
        </w:rPr>
      </w:pPr>
    </w:p>
    <w:p w14:paraId="4D0AA52F">
      <w:pPr>
        <w:spacing w:before="249" w:beforeLines="80" w:after="156" w:afterLines="50"/>
        <w:jc w:val="center"/>
        <w:rPr>
          <w:rFonts w:hint="eastAsia" w:ascii="黑体" w:hAnsi="黑体" w:eastAsia="黑体" w:cs="黑体"/>
          <w:b w:val="0"/>
          <w:bCs w:val="0"/>
          <w:kern w:val="44"/>
          <w:sz w:val="36"/>
          <w:szCs w:val="36"/>
          <w:lang w:val="en-US" w:eastAsia="zh-CN" w:bidi="ar-SA"/>
        </w:rPr>
      </w:pPr>
    </w:p>
    <w:p w14:paraId="747F708D">
      <w:pPr>
        <w:spacing w:before="249" w:beforeLines="80" w:after="156" w:afterLines="50"/>
        <w:jc w:val="center"/>
        <w:rPr>
          <w:rFonts w:hint="eastAsia" w:ascii="黑体" w:hAnsi="黑体" w:eastAsia="黑体" w:cs="黑体"/>
          <w:b w:val="0"/>
          <w:bCs w:val="0"/>
          <w:kern w:val="44"/>
          <w:sz w:val="36"/>
          <w:szCs w:val="36"/>
          <w:lang w:val="en-US" w:eastAsia="zh-CN" w:bidi="ar-SA"/>
        </w:rPr>
      </w:pPr>
    </w:p>
    <w:p w14:paraId="050D5C0C">
      <w:pPr>
        <w:spacing w:before="249" w:beforeLines="80" w:after="156" w:afterLines="50"/>
        <w:jc w:val="center"/>
        <w:rPr>
          <w:rFonts w:hint="eastAsia" w:ascii="黑体" w:hAnsi="黑体" w:eastAsia="黑体" w:cs="黑体"/>
          <w:b w:val="0"/>
          <w:bCs w:val="0"/>
          <w:kern w:val="44"/>
          <w:sz w:val="36"/>
          <w:szCs w:val="36"/>
          <w:lang w:val="en-US" w:eastAsia="zh-CN" w:bidi="ar-SA"/>
        </w:rPr>
      </w:pPr>
    </w:p>
    <w:p w14:paraId="3B1950D7">
      <w:pPr>
        <w:spacing w:before="249" w:beforeLines="80" w:after="156" w:afterLines="50"/>
        <w:jc w:val="center"/>
        <w:rPr>
          <w:rFonts w:hint="eastAsia" w:ascii="黑体" w:hAnsi="黑体" w:eastAsia="黑体" w:cs="黑体"/>
          <w:b w:val="0"/>
          <w:bCs w:val="0"/>
          <w:kern w:val="44"/>
          <w:sz w:val="36"/>
          <w:szCs w:val="36"/>
          <w:lang w:val="en-US" w:eastAsia="zh-CN" w:bidi="ar-SA"/>
        </w:rPr>
      </w:pPr>
    </w:p>
    <w:p w14:paraId="4FA6EA66">
      <w:pPr>
        <w:spacing w:before="249" w:beforeLines="80" w:after="156" w:afterLines="50"/>
        <w:jc w:val="center"/>
        <w:rPr>
          <w:rFonts w:hint="eastAsia" w:ascii="黑体" w:hAnsi="黑体" w:eastAsia="黑体" w:cs="黑体"/>
          <w:b w:val="0"/>
          <w:bCs w:val="0"/>
          <w:kern w:val="44"/>
          <w:sz w:val="36"/>
          <w:szCs w:val="36"/>
          <w:lang w:val="en-US" w:eastAsia="zh-CN" w:bidi="ar-SA"/>
        </w:rPr>
      </w:pPr>
    </w:p>
    <w:p w14:paraId="677F02E9">
      <w:pPr>
        <w:spacing w:before="249" w:beforeLines="80" w:after="156" w:afterLines="50"/>
        <w:jc w:val="center"/>
        <w:rPr>
          <w:rFonts w:hint="eastAsia" w:ascii="黑体" w:hAnsi="黑体" w:eastAsia="黑体" w:cs="黑体"/>
          <w:b w:val="0"/>
          <w:bCs w:val="0"/>
          <w:kern w:val="44"/>
          <w:sz w:val="36"/>
          <w:szCs w:val="36"/>
          <w:lang w:val="en-US" w:eastAsia="zh-CN" w:bidi="ar-SA"/>
        </w:rPr>
      </w:pPr>
    </w:p>
    <w:p w14:paraId="3B473C43">
      <w:pPr>
        <w:spacing w:before="249" w:beforeLines="80" w:after="156" w:afterLines="50"/>
        <w:jc w:val="center"/>
        <w:rPr>
          <w:rFonts w:hint="eastAsia" w:ascii="黑体" w:hAnsi="黑体" w:eastAsia="黑体" w:cs="黑体"/>
          <w:b w:val="0"/>
          <w:bCs w:val="0"/>
          <w:kern w:val="44"/>
          <w:sz w:val="36"/>
          <w:szCs w:val="36"/>
          <w:lang w:val="en-US" w:eastAsia="zh-CN" w:bidi="ar-SA"/>
        </w:rPr>
      </w:pPr>
    </w:p>
    <w:p w14:paraId="5CF3B771">
      <w:pPr>
        <w:spacing w:before="249" w:beforeLines="80" w:after="156" w:afterLines="50"/>
        <w:jc w:val="center"/>
        <w:rPr>
          <w:rFonts w:hint="eastAsia" w:ascii="黑体" w:hAnsi="黑体" w:eastAsia="黑体" w:cs="黑体"/>
          <w:b w:val="0"/>
          <w:bCs w:val="0"/>
          <w:kern w:val="44"/>
          <w:sz w:val="36"/>
          <w:szCs w:val="36"/>
          <w:lang w:val="en-US" w:eastAsia="zh-CN" w:bidi="ar-SA"/>
        </w:rPr>
      </w:pPr>
    </w:p>
    <w:p w14:paraId="2F2CC557">
      <w:pPr>
        <w:spacing w:before="249" w:beforeLines="80" w:after="156" w:afterLines="50"/>
        <w:jc w:val="center"/>
        <w:rPr>
          <w:rFonts w:hint="eastAsia" w:ascii="黑体" w:hAnsi="黑体" w:eastAsia="黑体" w:cs="黑体"/>
          <w:b w:val="0"/>
          <w:bCs w:val="0"/>
          <w:kern w:val="44"/>
          <w:sz w:val="36"/>
          <w:szCs w:val="36"/>
          <w:lang w:val="en-US" w:eastAsia="zh-CN" w:bidi="ar-SA"/>
        </w:rPr>
        <w:sectPr>
          <w:headerReference r:id="rId26" w:type="default"/>
          <w:footerReference r:id="rId27" w:type="default"/>
          <w:pgSz w:w="11906" w:h="16838"/>
          <w:pgMar w:top="1418" w:right="1418" w:bottom="1418" w:left="1701" w:header="851" w:footer="851" w:gutter="0"/>
          <w:pgNumType w:fmt="numberInDash"/>
          <w:cols w:space="425" w:num="1"/>
          <w:docGrid w:type="lines" w:linePitch="312" w:charSpace="0"/>
        </w:sectPr>
      </w:pPr>
    </w:p>
    <w:p w14:paraId="713E0146">
      <w:pPr>
        <w:spacing w:before="249" w:beforeLines="80" w:after="156" w:afterLines="50"/>
        <w:jc w:val="center"/>
        <w:rPr>
          <w:rFonts w:asciiTheme="minorEastAsia" w:hAnsiTheme="minorEastAsia" w:eastAsiaTheme="minorEastAsia"/>
          <w:szCs w:val="21"/>
        </w:rPr>
      </w:pPr>
      <w:r>
        <w:rPr>
          <w:rFonts w:hint="eastAsia" w:ascii="黑体" w:hAnsi="黑体" w:eastAsia="黑体" w:cs="黑体"/>
          <w:b w:val="0"/>
          <w:bCs w:val="0"/>
          <w:kern w:val="44"/>
          <w:sz w:val="36"/>
          <w:szCs w:val="36"/>
          <w:lang w:val="en-US" w:eastAsia="zh-CN" w:bidi="ar-SA"/>
        </w:rPr>
        <w:t>参考文献</w:t>
      </w:r>
      <w:r>
        <w:rPr>
          <w:rFonts w:hint="eastAsia" w:asciiTheme="minorEastAsia" w:hAnsiTheme="minorEastAsia" w:eastAsiaTheme="minorEastAsia"/>
          <w:color w:val="FF0000"/>
          <w:szCs w:val="21"/>
        </w:rPr>
        <w:t>(黑体小二号)</w:t>
      </w:r>
    </w:p>
    <w:p w14:paraId="6B58A9A1">
      <w:pPr>
        <w:pStyle w:val="35"/>
        <w:numPr>
          <w:ilvl w:val="0"/>
          <w:numId w:val="1"/>
        </w:numPr>
        <w:spacing w:line="460" w:lineRule="exact"/>
        <w:ind w:left="845" w:hanging="420" w:firstLineChars="0"/>
        <w:rPr>
          <w:sz w:val="24"/>
          <w:szCs w:val="22"/>
        </w:rPr>
      </w:pPr>
      <w:r>
        <w:rPr>
          <w:rFonts w:hint="eastAsia"/>
          <w:sz w:val="24"/>
          <w:szCs w:val="22"/>
        </w:rPr>
        <w:t>哈里森</w:t>
      </w:r>
      <w:r>
        <w:rPr>
          <w:rFonts w:hint="eastAsia"/>
        </w:rPr>
        <w:t>,</w:t>
      </w:r>
      <w:r>
        <w:rPr>
          <w:rFonts w:hint="eastAsia"/>
          <w:sz w:val="24"/>
          <w:szCs w:val="22"/>
        </w:rPr>
        <w:t>沃尔德伦. 经济数学与金融数学[M]. 谢远涛</w:t>
      </w:r>
      <w:r>
        <w:rPr>
          <w:rFonts w:hint="eastAsia"/>
        </w:rPr>
        <w:t>,</w:t>
      </w:r>
      <w:r>
        <w:rPr>
          <w:rFonts w:hint="eastAsia"/>
          <w:sz w:val="24"/>
          <w:szCs w:val="22"/>
        </w:rPr>
        <w:t>译. 北京:中国人民大学出版社,</w:t>
      </w:r>
      <w:r>
        <w:rPr>
          <w:sz w:val="24"/>
          <w:szCs w:val="22"/>
        </w:rPr>
        <w:t xml:space="preserve"> </w:t>
      </w:r>
      <w:r>
        <w:rPr>
          <w:rFonts w:hint="eastAsia"/>
          <w:sz w:val="24"/>
          <w:szCs w:val="22"/>
        </w:rPr>
        <w:t>2012:235-236.</w:t>
      </w:r>
    </w:p>
    <w:p w14:paraId="43706698">
      <w:pPr>
        <w:pStyle w:val="35"/>
        <w:numPr>
          <w:ilvl w:val="0"/>
          <w:numId w:val="1"/>
        </w:numPr>
        <w:spacing w:line="460" w:lineRule="exact"/>
        <w:ind w:left="845" w:hanging="420" w:firstLineChars="0"/>
        <w:rPr>
          <w:sz w:val="24"/>
          <w:szCs w:val="22"/>
        </w:rPr>
      </w:pPr>
      <w:r>
        <w:rPr>
          <w:rFonts w:hint="eastAsia"/>
          <w:sz w:val="24"/>
          <w:szCs w:val="22"/>
        </w:rPr>
        <w:t>北京市政协民族和宗教委员会,北京联合大学民族与宗教研究所. 历代王朝与民族宗教[M]. 北京:民族出版社,</w:t>
      </w:r>
      <w:r>
        <w:rPr>
          <w:sz w:val="24"/>
          <w:szCs w:val="22"/>
        </w:rPr>
        <w:t xml:space="preserve"> </w:t>
      </w:r>
      <w:r>
        <w:rPr>
          <w:rFonts w:hint="eastAsia"/>
          <w:sz w:val="24"/>
          <w:szCs w:val="22"/>
        </w:rPr>
        <w:t>2012:</w:t>
      </w:r>
      <w:r>
        <w:rPr>
          <w:sz w:val="24"/>
          <w:szCs w:val="22"/>
        </w:rPr>
        <w:t xml:space="preserve"> </w:t>
      </w:r>
      <w:r>
        <w:rPr>
          <w:rFonts w:hint="eastAsia"/>
          <w:sz w:val="24"/>
          <w:szCs w:val="22"/>
        </w:rPr>
        <w:t>112.</w:t>
      </w:r>
    </w:p>
    <w:p w14:paraId="4250CDFC">
      <w:pPr>
        <w:pStyle w:val="35"/>
        <w:numPr>
          <w:ilvl w:val="0"/>
          <w:numId w:val="1"/>
        </w:numPr>
        <w:spacing w:line="460" w:lineRule="exact"/>
        <w:ind w:left="845" w:hanging="420" w:firstLineChars="0"/>
        <w:rPr>
          <w:sz w:val="24"/>
          <w:szCs w:val="22"/>
        </w:rPr>
      </w:pPr>
      <w:r>
        <w:rPr>
          <w:rFonts w:hint="eastAsia"/>
          <w:sz w:val="24"/>
          <w:szCs w:val="22"/>
        </w:rPr>
        <w:t>牛志明,斯温兰德,雷光春. 综合湿地管理国际研讨会论文集[C]. 北京:海洋出版社,</w:t>
      </w:r>
      <w:r>
        <w:rPr>
          <w:sz w:val="24"/>
          <w:szCs w:val="22"/>
        </w:rPr>
        <w:t xml:space="preserve"> </w:t>
      </w:r>
      <w:r>
        <w:rPr>
          <w:rFonts w:hint="eastAsia"/>
          <w:sz w:val="24"/>
          <w:szCs w:val="22"/>
        </w:rPr>
        <w:t>2012.</w:t>
      </w:r>
    </w:p>
    <w:p w14:paraId="311F33C6">
      <w:pPr>
        <w:pStyle w:val="35"/>
        <w:numPr>
          <w:ilvl w:val="0"/>
          <w:numId w:val="1"/>
        </w:numPr>
        <w:spacing w:line="460" w:lineRule="exact"/>
        <w:ind w:left="845" w:hanging="420" w:firstLineChars="0"/>
        <w:rPr>
          <w:sz w:val="24"/>
          <w:szCs w:val="22"/>
        </w:rPr>
      </w:pPr>
      <w:r>
        <w:rPr>
          <w:rFonts w:hint="eastAsia"/>
          <w:sz w:val="24"/>
          <w:szCs w:val="22"/>
        </w:rPr>
        <w:t>CALMS R B. Infrared spectroscopic studies on solid oxygen</w:t>
      </w:r>
      <w:r>
        <w:rPr>
          <w:sz w:val="24"/>
          <w:szCs w:val="22"/>
        </w:rPr>
        <w:t xml:space="preserve"> </w:t>
      </w:r>
      <w:r>
        <w:rPr>
          <w:rFonts w:hint="eastAsia"/>
          <w:sz w:val="24"/>
          <w:szCs w:val="22"/>
        </w:rPr>
        <w:t>[D]. Berkeley:Univ.</w:t>
      </w:r>
      <w:r>
        <w:rPr>
          <w:sz w:val="24"/>
          <w:szCs w:val="22"/>
        </w:rPr>
        <w:t xml:space="preserve"> </w:t>
      </w:r>
      <w:r>
        <w:rPr>
          <w:rFonts w:hint="eastAsia"/>
          <w:sz w:val="24"/>
          <w:szCs w:val="22"/>
        </w:rPr>
        <w:t>of</w:t>
      </w:r>
      <w:r>
        <w:rPr>
          <w:sz w:val="24"/>
          <w:szCs w:val="22"/>
        </w:rPr>
        <w:t xml:space="preserve"> </w:t>
      </w:r>
      <w:r>
        <w:rPr>
          <w:rFonts w:hint="eastAsia"/>
          <w:sz w:val="24"/>
          <w:szCs w:val="22"/>
        </w:rPr>
        <w:t>California,</w:t>
      </w:r>
      <w:r>
        <w:rPr>
          <w:sz w:val="24"/>
          <w:szCs w:val="22"/>
        </w:rPr>
        <w:t xml:space="preserve"> </w:t>
      </w:r>
      <w:r>
        <w:rPr>
          <w:rFonts w:hint="eastAsia"/>
          <w:sz w:val="24"/>
          <w:szCs w:val="22"/>
        </w:rPr>
        <w:t>1965.</w:t>
      </w:r>
    </w:p>
    <w:p w14:paraId="1512056E">
      <w:pPr>
        <w:pStyle w:val="35"/>
        <w:numPr>
          <w:ilvl w:val="0"/>
          <w:numId w:val="1"/>
        </w:numPr>
        <w:spacing w:line="460" w:lineRule="exact"/>
        <w:ind w:left="845" w:hanging="420" w:firstLineChars="0"/>
        <w:rPr>
          <w:sz w:val="24"/>
          <w:szCs w:val="22"/>
        </w:rPr>
      </w:pPr>
      <w:r>
        <w:rPr>
          <w:sz w:val="24"/>
          <w:szCs w:val="22"/>
        </w:rPr>
        <w:t>吴云芳.</w:t>
      </w:r>
      <w:r>
        <w:rPr>
          <w:rFonts w:hint="eastAsia"/>
          <w:sz w:val="24"/>
          <w:szCs w:val="22"/>
        </w:rPr>
        <w:t xml:space="preserve"> </w:t>
      </w:r>
      <w:r>
        <w:rPr>
          <w:sz w:val="24"/>
          <w:szCs w:val="22"/>
        </w:rPr>
        <w:t>面向中文信息处理的现代汉语并列结构研究[D/OL].</w:t>
      </w:r>
      <w:r>
        <w:rPr>
          <w:rFonts w:hint="eastAsia"/>
          <w:sz w:val="24"/>
          <w:szCs w:val="22"/>
        </w:rPr>
        <w:t xml:space="preserve"> </w:t>
      </w:r>
      <w:r>
        <w:rPr>
          <w:sz w:val="24"/>
          <w:szCs w:val="22"/>
        </w:rPr>
        <w:t>北京</w:t>
      </w:r>
      <w:r>
        <w:rPr>
          <w:rFonts w:hint="eastAsia"/>
          <w:sz w:val="24"/>
          <w:szCs w:val="22"/>
        </w:rPr>
        <w:t>:</w:t>
      </w:r>
      <w:r>
        <w:rPr>
          <w:sz w:val="24"/>
          <w:szCs w:val="22"/>
        </w:rPr>
        <w:t>北京大学</w:t>
      </w:r>
      <w:r>
        <w:rPr>
          <w:rFonts w:hint="eastAsia"/>
          <w:sz w:val="24"/>
          <w:szCs w:val="22"/>
        </w:rPr>
        <w:t>,</w:t>
      </w:r>
      <w:r>
        <w:rPr>
          <w:sz w:val="24"/>
          <w:szCs w:val="22"/>
        </w:rPr>
        <w:t xml:space="preserve"> 2003[2013-10-14]. </w:t>
      </w:r>
      <w:r>
        <w:fldChar w:fldCharType="begin"/>
      </w:r>
      <w:r>
        <w:instrText xml:space="preserve"> HYPERLINK "http://thesis.lib.pku.edu.cn/dlib/List.asp" </w:instrText>
      </w:r>
      <w:r>
        <w:fldChar w:fldCharType="separate"/>
      </w:r>
      <w:r>
        <w:rPr>
          <w:sz w:val="24"/>
          <w:szCs w:val="22"/>
        </w:rPr>
        <w:t>http://thesis.lib.pku.edu.cn/dlib/List</w:t>
      </w:r>
      <w:r>
        <w:rPr>
          <w:rFonts w:hint="eastAsia"/>
          <w:sz w:val="24"/>
          <w:szCs w:val="22"/>
        </w:rPr>
        <w:t>.</w:t>
      </w:r>
      <w:r>
        <w:rPr>
          <w:sz w:val="24"/>
          <w:szCs w:val="22"/>
        </w:rPr>
        <w:t>asp</w:t>
      </w:r>
      <w:r>
        <w:rPr>
          <w:sz w:val="24"/>
          <w:szCs w:val="22"/>
        </w:rPr>
        <w:fldChar w:fldCharType="end"/>
      </w:r>
      <w:r>
        <w:rPr>
          <w:sz w:val="24"/>
          <w:szCs w:val="22"/>
        </w:rPr>
        <w:t>?lang=gb&amp;type</w:t>
      </w:r>
      <w:r>
        <w:rPr>
          <w:rFonts w:hint="eastAsia"/>
          <w:sz w:val="24"/>
          <w:szCs w:val="22"/>
        </w:rPr>
        <w:t xml:space="preserve"> </w:t>
      </w:r>
      <w:r>
        <w:rPr>
          <w:sz w:val="24"/>
          <w:szCs w:val="22"/>
        </w:rPr>
        <w:t>=Reader&amp;DocGroupID=4&amp;DocID=6328.</w:t>
      </w:r>
    </w:p>
    <w:p w14:paraId="6E837933">
      <w:pPr>
        <w:pStyle w:val="35"/>
        <w:numPr>
          <w:ilvl w:val="0"/>
          <w:numId w:val="1"/>
        </w:numPr>
        <w:spacing w:line="460" w:lineRule="exact"/>
        <w:ind w:left="845" w:hanging="420" w:firstLineChars="0"/>
        <w:rPr>
          <w:sz w:val="24"/>
          <w:szCs w:val="22"/>
        </w:rPr>
      </w:pPr>
      <w:r>
        <w:rPr>
          <w:rFonts w:hint="eastAsia"/>
          <w:sz w:val="24"/>
          <w:szCs w:val="22"/>
        </w:rPr>
        <w:t>U.S. Department of Transportation Federal Highway Administration. Guidelines for handling excavated acid-producing material:</w:t>
      </w:r>
      <w:r>
        <w:rPr>
          <w:sz w:val="24"/>
          <w:szCs w:val="22"/>
        </w:rPr>
        <w:t xml:space="preserve"> </w:t>
      </w:r>
      <w:r>
        <w:rPr>
          <w:rFonts w:hint="eastAsia"/>
          <w:sz w:val="24"/>
          <w:szCs w:val="22"/>
        </w:rPr>
        <w:t>PB91-194001</w:t>
      </w:r>
      <w:r>
        <w:rPr>
          <w:sz w:val="24"/>
          <w:szCs w:val="22"/>
        </w:rPr>
        <w:t xml:space="preserve"> </w:t>
      </w:r>
      <w:r>
        <w:rPr>
          <w:rFonts w:hint="eastAsia"/>
          <w:sz w:val="24"/>
          <w:szCs w:val="22"/>
        </w:rPr>
        <w:t>[R]. Springfield:</w:t>
      </w:r>
      <w:r>
        <w:rPr>
          <w:sz w:val="24"/>
          <w:szCs w:val="22"/>
        </w:rPr>
        <w:t xml:space="preserve"> </w:t>
      </w:r>
      <w:r>
        <w:rPr>
          <w:rFonts w:hint="eastAsia"/>
          <w:sz w:val="24"/>
          <w:szCs w:val="22"/>
        </w:rPr>
        <w:t>U.S.Department of Commerce National Information Service,</w:t>
      </w:r>
      <w:r>
        <w:rPr>
          <w:sz w:val="24"/>
          <w:szCs w:val="22"/>
        </w:rPr>
        <w:t xml:space="preserve"> </w:t>
      </w:r>
      <w:r>
        <w:rPr>
          <w:rFonts w:hint="eastAsia"/>
          <w:sz w:val="24"/>
          <w:szCs w:val="22"/>
        </w:rPr>
        <w:t>1990.</w:t>
      </w:r>
    </w:p>
    <w:p w14:paraId="44CD905D">
      <w:pPr>
        <w:pStyle w:val="35"/>
        <w:numPr>
          <w:ilvl w:val="0"/>
          <w:numId w:val="1"/>
        </w:numPr>
        <w:spacing w:line="460" w:lineRule="exact"/>
        <w:ind w:left="845" w:hanging="420" w:firstLineChars="0"/>
        <w:rPr>
          <w:sz w:val="24"/>
          <w:szCs w:val="22"/>
          <w:lang w:val="fr-FR"/>
        </w:rPr>
      </w:pPr>
      <w:r>
        <w:rPr>
          <w:rFonts w:hint="eastAsia"/>
          <w:sz w:val="24"/>
          <w:szCs w:val="22"/>
        </w:rPr>
        <w:t xml:space="preserve">中华人民共和国国务院新闻办公室. 国防白皮书：中国武装力量的多样化运用[R/OL]. </w:t>
      </w:r>
      <w:r>
        <w:rPr>
          <w:rFonts w:hint="eastAsia"/>
          <w:sz w:val="24"/>
          <w:szCs w:val="22"/>
          <w:lang w:val="fr-FR"/>
        </w:rPr>
        <w:t xml:space="preserve">(2013-04-16)[2014-06-11]. </w:t>
      </w:r>
      <w:r>
        <w:rPr>
          <w:rFonts w:hint="eastAsia"/>
        </w:rPr>
        <w:fldChar w:fldCharType="begin"/>
      </w:r>
      <w:r>
        <w:rPr>
          <w:lang w:val="fr-FR"/>
        </w:rPr>
        <w:instrText xml:space="preserve"> HYPERLINK "http://www.mod.gov.cn" </w:instrText>
      </w:r>
      <w:r>
        <w:rPr>
          <w:rFonts w:hint="eastAsia"/>
        </w:rPr>
        <w:fldChar w:fldCharType="separate"/>
      </w:r>
      <w:r>
        <w:rPr>
          <w:rFonts w:hint="eastAsia"/>
          <w:sz w:val="24"/>
          <w:szCs w:val="22"/>
          <w:lang w:val="fr-FR"/>
        </w:rPr>
        <w:t>http://www.mod.gov.cn</w:t>
      </w:r>
      <w:r>
        <w:rPr>
          <w:rFonts w:hint="eastAsia"/>
          <w:sz w:val="24"/>
          <w:szCs w:val="22"/>
        </w:rPr>
        <w:fldChar w:fldCharType="end"/>
      </w:r>
      <w:r>
        <w:rPr>
          <w:rFonts w:hint="eastAsia"/>
          <w:sz w:val="24"/>
          <w:szCs w:val="22"/>
          <w:lang w:val="fr-FR"/>
        </w:rPr>
        <w:t>/affair/2013-04/16/ content_4442839.htm.</w:t>
      </w:r>
    </w:p>
    <w:p w14:paraId="54A089B9">
      <w:pPr>
        <w:pStyle w:val="35"/>
        <w:numPr>
          <w:ilvl w:val="0"/>
          <w:numId w:val="1"/>
        </w:numPr>
        <w:spacing w:line="460" w:lineRule="exact"/>
        <w:ind w:left="845" w:hanging="420" w:firstLineChars="0"/>
        <w:rPr>
          <w:sz w:val="24"/>
          <w:szCs w:val="22"/>
        </w:rPr>
      </w:pPr>
      <w:r>
        <w:rPr>
          <w:rFonts w:hint="eastAsia"/>
          <w:sz w:val="24"/>
          <w:szCs w:val="22"/>
        </w:rPr>
        <w:t>张凯军. 轨道火车及高速轨道火车紧急安全制动辅助装置:201220158825.2[</w:t>
      </w:r>
      <w:r>
        <w:rPr>
          <w:sz w:val="24"/>
          <w:szCs w:val="22"/>
        </w:rPr>
        <w:t>P</w:t>
      </w:r>
      <w:r>
        <w:rPr>
          <w:rFonts w:hint="eastAsia"/>
          <w:sz w:val="24"/>
          <w:szCs w:val="22"/>
        </w:rPr>
        <w:t>]. 2012-04-05.</w:t>
      </w:r>
    </w:p>
    <w:p w14:paraId="54E67C62">
      <w:pPr>
        <w:pStyle w:val="35"/>
        <w:numPr>
          <w:ilvl w:val="0"/>
          <w:numId w:val="1"/>
        </w:numPr>
        <w:spacing w:line="460" w:lineRule="exact"/>
        <w:ind w:left="845" w:hanging="420" w:firstLineChars="0"/>
        <w:rPr>
          <w:sz w:val="24"/>
          <w:szCs w:val="22"/>
        </w:rPr>
      </w:pPr>
      <w:r>
        <w:rPr>
          <w:rFonts w:hint="eastAsia"/>
          <w:sz w:val="24"/>
          <w:szCs w:val="22"/>
        </w:rPr>
        <w:t>全国信息与文献标准化技术委员会. 文献著录：第4部分 非书资料:</w:t>
      </w:r>
      <w:r>
        <w:rPr>
          <w:sz w:val="24"/>
          <w:szCs w:val="22"/>
        </w:rPr>
        <w:t xml:space="preserve"> </w:t>
      </w:r>
      <w:r>
        <w:rPr>
          <w:rFonts w:hint="eastAsia"/>
          <w:sz w:val="24"/>
          <w:szCs w:val="22"/>
        </w:rPr>
        <w:t>GB/T3792.4—2009[S]. 北京：中国标准出版社，2010:3.</w:t>
      </w:r>
    </w:p>
    <w:p w14:paraId="224658D6">
      <w:pPr>
        <w:pStyle w:val="35"/>
        <w:numPr>
          <w:ilvl w:val="0"/>
          <w:numId w:val="1"/>
        </w:numPr>
        <w:spacing w:line="460" w:lineRule="exact"/>
        <w:ind w:left="845" w:hanging="420" w:firstLineChars="0"/>
        <w:rPr>
          <w:sz w:val="24"/>
          <w:szCs w:val="22"/>
        </w:rPr>
      </w:pPr>
      <w:r>
        <w:rPr>
          <w:rFonts w:hint="eastAsia"/>
          <w:sz w:val="24"/>
          <w:szCs w:val="22"/>
        </w:rPr>
        <w:t>周易外传:卷5[M] //王夫之. 船山全书:第6册. 长沙:岳麓书社,2011:1109.</w:t>
      </w:r>
    </w:p>
    <w:p w14:paraId="0EA028D9">
      <w:pPr>
        <w:pStyle w:val="35"/>
        <w:numPr>
          <w:ilvl w:val="0"/>
          <w:numId w:val="1"/>
        </w:numPr>
        <w:spacing w:line="460" w:lineRule="exact"/>
        <w:ind w:left="845" w:hanging="420" w:firstLineChars="0"/>
        <w:rPr>
          <w:sz w:val="24"/>
          <w:szCs w:val="22"/>
        </w:rPr>
      </w:pPr>
      <w:r>
        <w:rPr>
          <w:rFonts w:hint="eastAsia"/>
          <w:sz w:val="24"/>
          <w:szCs w:val="22"/>
        </w:rPr>
        <w:t>贾东琴,柯平. 面向数字素养的高校图书馆数字服务体系研究[C] //中国图书馆学会. 中国图书馆学会年会论文集:2011年卷. 北京:国家图书馆出版社,2011:45-52.</w:t>
      </w:r>
    </w:p>
    <w:p w14:paraId="461BCC3A">
      <w:pPr>
        <w:pStyle w:val="35"/>
        <w:numPr>
          <w:ilvl w:val="0"/>
          <w:numId w:val="1"/>
        </w:numPr>
        <w:spacing w:line="460" w:lineRule="exact"/>
        <w:ind w:left="845" w:hanging="420" w:firstLineChars="0"/>
        <w:rPr>
          <w:sz w:val="24"/>
          <w:szCs w:val="22"/>
        </w:rPr>
      </w:pPr>
      <w:r>
        <w:rPr>
          <w:rFonts w:hint="eastAsia"/>
          <w:sz w:val="24"/>
          <w:szCs w:val="22"/>
        </w:rPr>
        <w:t>中华医学会湖北分会.</w:t>
      </w:r>
      <w:r>
        <w:rPr>
          <w:sz w:val="24"/>
          <w:szCs w:val="22"/>
        </w:rPr>
        <w:t xml:space="preserve"> </w:t>
      </w:r>
      <w:r>
        <w:rPr>
          <w:rFonts w:hint="eastAsia"/>
          <w:sz w:val="24"/>
          <w:szCs w:val="22"/>
        </w:rPr>
        <w:t>临床内科杂志[J].</w:t>
      </w:r>
      <w:r>
        <w:rPr>
          <w:sz w:val="24"/>
          <w:szCs w:val="22"/>
        </w:rPr>
        <w:t xml:space="preserve"> </w:t>
      </w:r>
      <w:r>
        <w:rPr>
          <w:rFonts w:hint="eastAsia"/>
          <w:sz w:val="24"/>
          <w:szCs w:val="22"/>
        </w:rPr>
        <w:t>1984,1(1)-.</w:t>
      </w:r>
      <w:r>
        <w:rPr>
          <w:sz w:val="24"/>
          <w:szCs w:val="22"/>
        </w:rPr>
        <w:t xml:space="preserve"> </w:t>
      </w:r>
      <w:r>
        <w:rPr>
          <w:rFonts w:hint="eastAsia"/>
          <w:sz w:val="24"/>
          <w:szCs w:val="22"/>
        </w:rPr>
        <w:t>武汉:中华医学会湖北分会,1984-.</w:t>
      </w:r>
    </w:p>
    <w:p w14:paraId="3376AFE7">
      <w:pPr>
        <w:pStyle w:val="35"/>
        <w:numPr>
          <w:ilvl w:val="0"/>
          <w:numId w:val="1"/>
        </w:numPr>
        <w:spacing w:line="460" w:lineRule="exact"/>
        <w:ind w:left="845" w:hanging="420" w:firstLineChars="0"/>
        <w:rPr>
          <w:sz w:val="24"/>
          <w:szCs w:val="22"/>
        </w:rPr>
      </w:pPr>
      <w:r>
        <w:rPr>
          <w:rFonts w:hint="eastAsia"/>
          <w:sz w:val="24"/>
          <w:szCs w:val="22"/>
        </w:rPr>
        <w:t>中国图书馆学会.</w:t>
      </w:r>
      <w:r>
        <w:rPr>
          <w:sz w:val="24"/>
          <w:szCs w:val="22"/>
        </w:rPr>
        <w:t xml:space="preserve"> </w:t>
      </w:r>
      <w:r>
        <w:rPr>
          <w:rFonts w:hint="eastAsia"/>
          <w:sz w:val="24"/>
          <w:szCs w:val="22"/>
        </w:rPr>
        <w:t>图书馆学通讯[J].</w:t>
      </w:r>
      <w:r>
        <w:rPr>
          <w:sz w:val="24"/>
          <w:szCs w:val="22"/>
        </w:rPr>
        <w:t xml:space="preserve"> </w:t>
      </w:r>
      <w:r>
        <w:rPr>
          <w:rFonts w:hint="eastAsia"/>
          <w:sz w:val="24"/>
          <w:szCs w:val="22"/>
        </w:rPr>
        <w:t>1957(1)-1990(4).</w:t>
      </w:r>
      <w:r>
        <w:rPr>
          <w:sz w:val="24"/>
          <w:szCs w:val="22"/>
        </w:rPr>
        <w:t xml:space="preserve"> </w:t>
      </w:r>
      <w:r>
        <w:rPr>
          <w:rFonts w:hint="eastAsia"/>
          <w:sz w:val="24"/>
          <w:szCs w:val="22"/>
        </w:rPr>
        <w:t>北京:北京图书馆,1957-1990.</w:t>
      </w:r>
    </w:p>
    <w:p w14:paraId="53D71DC4">
      <w:pPr>
        <w:pStyle w:val="35"/>
        <w:numPr>
          <w:ilvl w:val="0"/>
          <w:numId w:val="1"/>
        </w:numPr>
        <w:spacing w:line="460" w:lineRule="exact"/>
        <w:ind w:left="845" w:hanging="420" w:firstLineChars="0"/>
        <w:rPr>
          <w:sz w:val="24"/>
          <w:szCs w:val="22"/>
        </w:rPr>
      </w:pPr>
      <w:r>
        <w:rPr>
          <w:sz w:val="24"/>
          <w:szCs w:val="22"/>
        </w:rPr>
        <w:t>袁训来,陈哲,肖书海,等. 蓝田生物群</w:t>
      </w:r>
      <w:r>
        <w:rPr>
          <w:rFonts w:hint="eastAsia"/>
          <w:sz w:val="24"/>
          <w:szCs w:val="22"/>
        </w:rPr>
        <w:t>：</w:t>
      </w:r>
      <w:r>
        <w:rPr>
          <w:sz w:val="24"/>
          <w:szCs w:val="22"/>
        </w:rPr>
        <w:t>一个认识多细胞生物起源和早期演化的新窗口[J]. 科学通报,2012,55(34):3219.</w:t>
      </w:r>
    </w:p>
    <w:p w14:paraId="4955773E">
      <w:pPr>
        <w:pStyle w:val="35"/>
        <w:numPr>
          <w:ilvl w:val="0"/>
          <w:numId w:val="1"/>
        </w:numPr>
        <w:spacing w:line="460" w:lineRule="exact"/>
        <w:ind w:left="845" w:hanging="420" w:firstLineChars="0"/>
        <w:rPr>
          <w:sz w:val="24"/>
          <w:szCs w:val="22"/>
        </w:rPr>
      </w:pPr>
      <w:r>
        <w:rPr>
          <w:sz w:val="24"/>
          <w:szCs w:val="22"/>
        </w:rPr>
        <w:t>丁文详. 数字革命与竞争国际化[N]. 中国青年报,2000-11-20(15).</w:t>
      </w:r>
    </w:p>
    <w:p w14:paraId="38E012A7">
      <w:pPr>
        <w:pStyle w:val="35"/>
        <w:numPr>
          <w:ilvl w:val="0"/>
          <w:numId w:val="1"/>
        </w:numPr>
        <w:spacing w:line="460" w:lineRule="exact"/>
        <w:ind w:left="845" w:hanging="420" w:firstLineChars="0"/>
        <w:rPr>
          <w:sz w:val="24"/>
          <w:szCs w:val="22"/>
        </w:rPr>
      </w:pPr>
      <w:r>
        <w:rPr>
          <w:rFonts w:hint="eastAsia"/>
          <w:sz w:val="24"/>
          <w:szCs w:val="22"/>
        </w:rPr>
        <w:t xml:space="preserve">同济大学土木工程防灾国家重点实验室. 汶川地震震害研究[M/OL]. 上海:同济大学出版社,2011:5-6[2013-05-09]. </w:t>
      </w:r>
      <w:r>
        <w:fldChar w:fldCharType="begin"/>
      </w:r>
      <w:r>
        <w:instrText xml:space="preserve"> HYPERLINK "http://apabi.lib.pku.edu.cn/" </w:instrText>
      </w:r>
      <w:r>
        <w:fldChar w:fldCharType="separate"/>
      </w:r>
      <w:r>
        <w:rPr>
          <w:rFonts w:hint="eastAsia"/>
          <w:sz w:val="24"/>
          <w:szCs w:val="22"/>
        </w:rPr>
        <w:t>http://apabi.lib.pku.edu.cn/</w:t>
      </w:r>
      <w:r>
        <w:rPr>
          <w:rFonts w:hint="eastAsia"/>
          <w:sz w:val="24"/>
          <w:szCs w:val="22"/>
        </w:rPr>
        <w:fldChar w:fldCharType="end"/>
      </w:r>
      <w:r>
        <w:rPr>
          <w:rFonts w:hint="eastAsia"/>
          <w:sz w:val="24"/>
          <w:szCs w:val="22"/>
        </w:rPr>
        <w:t>usp/pku/pub. mvc?pid=book.detail&amp;metaid=m.20120406-YPT-889-0010.</w:t>
      </w:r>
    </w:p>
    <w:p w14:paraId="073859CD">
      <w:pPr>
        <w:pStyle w:val="35"/>
        <w:numPr>
          <w:ilvl w:val="0"/>
          <w:numId w:val="1"/>
        </w:numPr>
        <w:spacing w:line="460" w:lineRule="exact"/>
        <w:ind w:left="845" w:hanging="420" w:firstLineChars="0"/>
        <w:rPr>
          <w:sz w:val="24"/>
          <w:szCs w:val="22"/>
        </w:rPr>
      </w:pPr>
      <w:r>
        <w:rPr>
          <w:rFonts w:hint="eastAsia"/>
          <w:sz w:val="24"/>
          <w:szCs w:val="22"/>
        </w:rPr>
        <w:t>李炳穆. 韩国图书馆法[J/OL]. 图书情报工作,2008,52 (6):6-12[2013-10-25].http://www.docin.com/p-400265742.html.</w:t>
      </w:r>
    </w:p>
    <w:p w14:paraId="0200304E">
      <w:pPr>
        <w:pStyle w:val="35"/>
        <w:numPr>
          <w:ilvl w:val="0"/>
          <w:numId w:val="1"/>
        </w:numPr>
        <w:spacing w:line="460" w:lineRule="exact"/>
        <w:ind w:left="845" w:hanging="420" w:firstLineChars="0"/>
        <w:rPr>
          <w:sz w:val="24"/>
          <w:szCs w:val="22"/>
        </w:rPr>
      </w:pPr>
      <w:r>
        <w:rPr>
          <w:rFonts w:hint="eastAsia"/>
          <w:sz w:val="24"/>
          <w:szCs w:val="22"/>
        </w:rPr>
        <w:t>余建斌.</w:t>
      </w:r>
      <w:r>
        <w:rPr>
          <w:sz w:val="24"/>
          <w:szCs w:val="22"/>
        </w:rPr>
        <w:t xml:space="preserve"> </w:t>
      </w:r>
      <w:r>
        <w:rPr>
          <w:rFonts w:hint="eastAsia"/>
          <w:sz w:val="24"/>
          <w:szCs w:val="22"/>
        </w:rPr>
        <w:t>我们的科技一直在追赶：访中国工程院院长周济[N/OL].</w:t>
      </w:r>
      <w:r>
        <w:rPr>
          <w:sz w:val="24"/>
          <w:szCs w:val="22"/>
        </w:rPr>
        <w:t xml:space="preserve"> </w:t>
      </w:r>
      <w:r>
        <w:rPr>
          <w:rFonts w:hint="eastAsia"/>
          <w:sz w:val="24"/>
          <w:szCs w:val="22"/>
        </w:rPr>
        <w:t>人民日报,</w:t>
      </w:r>
      <w:r>
        <w:rPr>
          <w:sz w:val="24"/>
          <w:szCs w:val="22"/>
        </w:rPr>
        <w:t xml:space="preserve"> </w:t>
      </w:r>
      <w:r>
        <w:rPr>
          <w:rFonts w:hint="eastAsia"/>
          <w:sz w:val="24"/>
          <w:szCs w:val="22"/>
        </w:rPr>
        <w:t>2013-01-12(2)[2013-03-20].http://paper.people.cn/rmrb/html/2013-01/12/nw.D110000renmrb_20130112_5-02.htm.</w:t>
      </w:r>
    </w:p>
    <w:p w14:paraId="3288887D">
      <w:pPr>
        <w:pStyle w:val="35"/>
        <w:numPr>
          <w:ilvl w:val="0"/>
          <w:numId w:val="1"/>
        </w:numPr>
        <w:spacing w:line="460" w:lineRule="exact"/>
        <w:ind w:left="845" w:hanging="420" w:firstLineChars="0"/>
        <w:rPr>
          <w:sz w:val="24"/>
          <w:szCs w:val="22"/>
        </w:rPr>
      </w:pPr>
      <w:bookmarkStart w:id="24" w:name="_Ref140745220"/>
      <w:r>
        <w:rPr>
          <w:sz w:val="24"/>
          <w:szCs w:val="22"/>
        </w:rPr>
        <w:t>Edwin B</w:t>
      </w:r>
      <w:r>
        <w:rPr>
          <w:rFonts w:hint="eastAsia"/>
          <w:sz w:val="24"/>
          <w:szCs w:val="22"/>
        </w:rPr>
        <w:t>.</w:t>
      </w:r>
      <w:r>
        <w:rPr>
          <w:sz w:val="24"/>
          <w:szCs w:val="22"/>
        </w:rPr>
        <w:t xml:space="preserve"> World Steel in Figure 2023 [J]</w:t>
      </w:r>
      <w:r>
        <w:rPr>
          <w:rFonts w:hint="eastAsia"/>
          <w:sz w:val="24"/>
          <w:szCs w:val="22"/>
        </w:rPr>
        <w:t xml:space="preserve">. </w:t>
      </w:r>
      <w:r>
        <w:rPr>
          <w:sz w:val="24"/>
          <w:szCs w:val="22"/>
        </w:rPr>
        <w:t>World Steel Association, Belgium, 2023: 1-30.</w:t>
      </w:r>
      <w:bookmarkEnd w:id="24"/>
      <w:r>
        <w:rPr>
          <w:sz w:val="24"/>
          <w:szCs w:val="22"/>
        </w:rPr>
        <w:t xml:space="preserve"> </w:t>
      </w:r>
    </w:p>
    <w:p w14:paraId="3AE8FB87">
      <w:pPr>
        <w:pStyle w:val="35"/>
        <w:numPr>
          <w:ilvl w:val="0"/>
          <w:numId w:val="1"/>
        </w:numPr>
        <w:spacing w:line="460" w:lineRule="exact"/>
        <w:ind w:left="845" w:hanging="420" w:firstLineChars="0"/>
        <w:rPr>
          <w:sz w:val="24"/>
          <w:szCs w:val="22"/>
        </w:rPr>
      </w:pPr>
      <w:bookmarkStart w:id="25" w:name="_Ref144214424"/>
      <w:r>
        <w:rPr>
          <w:rFonts w:hint="eastAsia"/>
          <w:sz w:val="24"/>
          <w:szCs w:val="22"/>
          <w:lang w:val="fr-FR"/>
        </w:rPr>
        <w:t>Gao</w:t>
      </w:r>
      <w:r>
        <w:rPr>
          <w:sz w:val="24"/>
          <w:szCs w:val="22"/>
          <w:lang w:val="fr-FR"/>
        </w:rPr>
        <w:t xml:space="preserve"> W H, Z</w:t>
      </w:r>
      <w:r>
        <w:rPr>
          <w:rFonts w:hint="eastAsia"/>
          <w:sz w:val="24"/>
          <w:szCs w:val="22"/>
          <w:lang w:val="fr-FR"/>
        </w:rPr>
        <w:t>hou</w:t>
      </w:r>
      <w:r>
        <w:rPr>
          <w:sz w:val="24"/>
          <w:szCs w:val="22"/>
          <w:lang w:val="fr-FR"/>
        </w:rPr>
        <w:t xml:space="preserve"> W T, L</w:t>
      </w:r>
      <w:r>
        <w:rPr>
          <w:rFonts w:hint="eastAsia"/>
          <w:sz w:val="24"/>
          <w:szCs w:val="22"/>
          <w:lang w:val="fr-FR"/>
        </w:rPr>
        <w:t>yu</w:t>
      </w:r>
      <w:r>
        <w:rPr>
          <w:sz w:val="24"/>
          <w:szCs w:val="22"/>
          <w:lang w:val="fr-FR"/>
        </w:rPr>
        <w:t xml:space="preserve"> X J, </w:t>
      </w:r>
      <w:r>
        <w:rPr>
          <w:rFonts w:hint="eastAsia"/>
          <w:sz w:val="24"/>
          <w:szCs w:val="22"/>
          <w:lang w:val="fr-FR"/>
        </w:rPr>
        <w:t>e</w:t>
      </w:r>
      <w:r>
        <w:rPr>
          <w:sz w:val="24"/>
          <w:szCs w:val="22"/>
          <w:lang w:val="fr-FR"/>
        </w:rPr>
        <w:t xml:space="preserve">t al. </w:t>
      </w:r>
      <w:r>
        <w:rPr>
          <w:sz w:val="24"/>
          <w:szCs w:val="22"/>
        </w:rPr>
        <w:t>Comprehensive utilization of steel slag: A review [J]. Powder Techology, 2023, 422: 118449.</w:t>
      </w:r>
      <w:bookmarkEnd w:id="25"/>
    </w:p>
    <w:p w14:paraId="170634E6">
      <w:pPr>
        <w:pStyle w:val="35"/>
        <w:numPr>
          <w:ilvl w:val="0"/>
          <w:numId w:val="1"/>
        </w:numPr>
        <w:spacing w:line="460" w:lineRule="exact"/>
        <w:ind w:left="845" w:hanging="420" w:firstLineChars="0"/>
        <w:rPr>
          <w:sz w:val="24"/>
          <w:szCs w:val="22"/>
        </w:rPr>
      </w:pPr>
      <w:bookmarkStart w:id="26" w:name="_Ref140348914"/>
      <w:r>
        <w:rPr>
          <w:sz w:val="24"/>
          <w:szCs w:val="22"/>
        </w:rPr>
        <w:t>Guo J, Bao Y, Wang M. Steel slag in China: treatment, recycling, and management [J] Waste Manag., 2018, 78: 318–330.</w:t>
      </w:r>
      <w:bookmarkEnd w:id="26"/>
    </w:p>
    <w:p w14:paraId="642820A3">
      <w:pPr>
        <w:pStyle w:val="35"/>
        <w:numPr>
          <w:ilvl w:val="0"/>
          <w:numId w:val="1"/>
        </w:numPr>
        <w:spacing w:line="460" w:lineRule="exact"/>
        <w:ind w:left="845" w:hanging="420" w:firstLineChars="0"/>
        <w:rPr>
          <w:sz w:val="24"/>
          <w:szCs w:val="22"/>
        </w:rPr>
      </w:pPr>
      <w:bookmarkStart w:id="27" w:name="_Ref140754264"/>
      <w:r>
        <w:rPr>
          <w:sz w:val="24"/>
          <w:szCs w:val="22"/>
        </w:rPr>
        <w:t>Juliet D, Nick W. Statistical review of world Energy 2023</w:t>
      </w:r>
      <w:r>
        <w:rPr>
          <w:rFonts w:hint="eastAsia"/>
          <w:sz w:val="24"/>
          <w:szCs w:val="22"/>
        </w:rPr>
        <w:t xml:space="preserve"> </w:t>
      </w:r>
      <w:r>
        <w:rPr>
          <w:sz w:val="24"/>
          <w:szCs w:val="22"/>
        </w:rPr>
        <w:t>[J]. Energy Institut, 2023</w:t>
      </w:r>
      <w:bookmarkEnd w:id="27"/>
      <w:r>
        <w:rPr>
          <w:sz w:val="24"/>
          <w:szCs w:val="22"/>
        </w:rPr>
        <w:t>, 1–60.</w:t>
      </w:r>
    </w:p>
    <w:p w14:paraId="7278F92F">
      <w:pPr>
        <w:pStyle w:val="35"/>
        <w:numPr>
          <w:ilvl w:val="0"/>
          <w:numId w:val="1"/>
        </w:numPr>
        <w:spacing w:line="460" w:lineRule="exact"/>
        <w:ind w:left="845" w:hanging="420" w:firstLineChars="0"/>
        <w:rPr>
          <w:sz w:val="24"/>
          <w:szCs w:val="22"/>
        </w:rPr>
      </w:pPr>
      <w:bookmarkStart w:id="28" w:name="_Ref141001668"/>
      <w:r>
        <w:rPr>
          <w:sz w:val="24"/>
          <w:szCs w:val="22"/>
        </w:rPr>
        <w:t>Olabi A G, Wilberforce T, Elsaid K, et al. Large scale application of carbon capture to process industries – A review [J]. J. Cleaner Prod., 2022, 362: 132300.</w:t>
      </w:r>
      <w:bookmarkEnd w:id="28"/>
      <w:r>
        <w:rPr>
          <w:sz w:val="24"/>
          <w:szCs w:val="22"/>
        </w:rPr>
        <w:t xml:space="preserve"> </w:t>
      </w:r>
    </w:p>
    <w:p w14:paraId="08F957FD">
      <w:pPr>
        <w:pStyle w:val="35"/>
        <w:spacing w:line="460" w:lineRule="exact"/>
        <w:ind w:left="845" w:firstLine="0" w:firstLineChars="0"/>
        <w:rPr>
          <w:sz w:val="24"/>
          <w:szCs w:val="22"/>
        </w:rPr>
      </w:pPr>
    </w:p>
    <w:p w14:paraId="1F7F3A57">
      <w:pPr>
        <w:spacing w:line="360" w:lineRule="auto"/>
        <w:jc w:val="center"/>
        <w:rPr>
          <w:rFonts w:asciiTheme="minorEastAsia" w:hAnsiTheme="minorEastAsia" w:eastAsiaTheme="minorEastAsia"/>
          <w:szCs w:val="21"/>
        </w:rPr>
      </w:pPr>
      <w:r>
        <w:rPr>
          <w:rFonts w:asciiTheme="minorEastAsia" w:hAnsiTheme="minorEastAsia"/>
          <w:color w:val="FF0000"/>
        </w:rPr>
        <w:t xml:space="preserve"> (宋体小</w:t>
      </w:r>
      <w:r>
        <w:rPr>
          <w:rFonts w:hint="eastAsia" w:asciiTheme="minorEastAsia" w:hAnsiTheme="minorEastAsia"/>
          <w:color w:val="FF0000"/>
        </w:rPr>
        <w:t>四号</w:t>
      </w:r>
      <w:r>
        <w:rPr>
          <w:rFonts w:asciiTheme="minorEastAsia" w:hAnsiTheme="minorEastAsia"/>
          <w:color w:val="FF0000"/>
        </w:rPr>
        <w:t>)</w:t>
      </w:r>
    </w:p>
    <w:p w14:paraId="157B13EF">
      <w:pPr>
        <w:spacing w:line="360" w:lineRule="auto"/>
        <w:jc w:val="center"/>
        <w:rPr>
          <w:rFonts w:asciiTheme="minorEastAsia" w:hAnsiTheme="minorEastAsia" w:eastAsiaTheme="minorEastAsia"/>
        </w:rPr>
      </w:pPr>
      <w:r>
        <w:rPr>
          <w:rFonts w:asciiTheme="minorEastAsia" w:hAnsiTheme="minorEastAsia" w:eastAsiaTheme="minorEastAsia"/>
        </w:rPr>
        <w:t>……</w:t>
      </w:r>
    </w:p>
    <w:p w14:paraId="2A4607C2">
      <w:pPr>
        <w:spacing w:line="360" w:lineRule="auto"/>
        <w:jc w:val="center"/>
        <w:rPr>
          <w:rFonts w:asciiTheme="minorEastAsia" w:hAnsiTheme="minorEastAsia"/>
          <w:color w:val="FF0000"/>
        </w:rPr>
      </w:pPr>
    </w:p>
    <w:p w14:paraId="765C447C">
      <w:pPr>
        <w:spacing w:line="360" w:lineRule="auto"/>
        <w:jc w:val="center"/>
        <w:rPr>
          <w:rFonts w:asciiTheme="minorEastAsia" w:hAnsiTheme="minorEastAsia"/>
          <w:color w:val="FF0000"/>
        </w:rPr>
      </w:pPr>
    </w:p>
    <w:p w14:paraId="1FEF972B">
      <w:pPr>
        <w:spacing w:line="360" w:lineRule="auto"/>
        <w:jc w:val="center"/>
        <w:rPr>
          <w:rFonts w:asciiTheme="minorEastAsia" w:hAnsiTheme="minorEastAsia"/>
          <w:color w:val="FF0000"/>
        </w:rPr>
      </w:pPr>
    </w:p>
    <w:p w14:paraId="44DD2F97">
      <w:pPr>
        <w:spacing w:before="180" w:after="40" w:line="360" w:lineRule="exact"/>
        <w:rPr>
          <w:rFonts w:hint="default" w:ascii="Times New Roman" w:hAnsi="Times New Roman" w:eastAsia="宋体" w:cs="Times New Roman"/>
          <w:b/>
          <w:bCs/>
          <w:color w:val="FF0000"/>
          <w:sz w:val="24"/>
          <w:szCs w:val="24"/>
        </w:rPr>
      </w:pPr>
      <w:r>
        <w:rPr>
          <w:rFonts w:hint="default" w:ascii="Times New Roman" w:hAnsi="Times New Roman" w:eastAsia="宋体" w:cs="Times New Roman"/>
          <w:b/>
          <w:bCs/>
          <w:color w:val="FF0000"/>
          <w:sz w:val="24"/>
          <w:szCs w:val="24"/>
        </w:rPr>
        <w:t>注：需要强调的其他问题。</w:t>
      </w:r>
    </w:p>
    <w:p w14:paraId="2EA3CA75">
      <w:pPr>
        <w:spacing w:before="180" w:after="40" w:line="36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1、通篇论文所有</w:t>
      </w:r>
      <w:r>
        <w:rPr>
          <w:rFonts w:hint="default" w:ascii="Times New Roman" w:hAnsi="Times New Roman" w:eastAsia="宋体" w:cs="Times New Roman"/>
          <w:color w:val="0000FF"/>
          <w:sz w:val="24"/>
          <w:szCs w:val="24"/>
        </w:rPr>
        <w:t>中文均用宋体字</w:t>
      </w:r>
      <w:r>
        <w:rPr>
          <w:rFonts w:hint="default" w:ascii="Times New Roman" w:hAnsi="Times New Roman" w:eastAsia="宋体" w:cs="Times New Roman"/>
          <w:sz w:val="24"/>
          <w:szCs w:val="24"/>
        </w:rPr>
        <w:t>，所有的</w:t>
      </w:r>
      <w:r>
        <w:rPr>
          <w:rFonts w:hint="default" w:ascii="Times New Roman" w:hAnsi="Times New Roman" w:eastAsia="宋体" w:cs="Times New Roman"/>
          <w:color w:val="0000FF"/>
          <w:sz w:val="24"/>
          <w:szCs w:val="24"/>
        </w:rPr>
        <w:t>英文和数字均采用“Times New Roman”字体（含图表）</w:t>
      </w:r>
      <w:r>
        <w:rPr>
          <w:rFonts w:hint="default" w:ascii="Times New Roman" w:hAnsi="Times New Roman" w:eastAsia="宋体" w:cs="Times New Roman"/>
          <w:sz w:val="24"/>
          <w:szCs w:val="24"/>
        </w:rPr>
        <w:t>。</w:t>
      </w:r>
    </w:p>
    <w:p w14:paraId="0352BE30">
      <w:pPr>
        <w:spacing w:before="156" w:beforeLines="50" w:line="360" w:lineRule="auto"/>
        <w:ind w:firstLine="480"/>
        <w:rPr>
          <w:rFonts w:hint="default" w:ascii="Times New Roman" w:hAnsi="Times New Roman" w:eastAsia="宋体" w:cs="Times New Roman"/>
          <w:color w:val="0000FF"/>
          <w:sz w:val="24"/>
          <w:szCs w:val="24"/>
        </w:rPr>
      </w:pPr>
      <w:r>
        <w:rPr>
          <w:rFonts w:hint="default" w:ascii="Times New Roman" w:hAnsi="Times New Roman" w:eastAsia="宋体" w:cs="Times New Roman"/>
          <w:sz w:val="24"/>
          <w:szCs w:val="24"/>
        </w:rPr>
        <w:t>2、参考文献中人名的格式。</w:t>
      </w:r>
      <w:r>
        <w:rPr>
          <w:rFonts w:hint="default" w:ascii="Times New Roman" w:hAnsi="Times New Roman" w:eastAsia="宋体" w:cs="Times New Roman"/>
          <w:color w:val="0000FF"/>
          <w:sz w:val="24"/>
          <w:szCs w:val="24"/>
        </w:rPr>
        <w:t>英文参考文献中关于人的姓名格式，我们还是采用姓在前，名在后，而且人名用简写形式，比如说我的名字就可以写成Liu P Y，人名之间用逗号隔开，超过三个人以上的作者在第三个人名之后用“, et al”省略。中文参考文献中的人名超过三个人时，在第三个人后面写“，等”。</w:t>
      </w:r>
    </w:p>
    <w:p w14:paraId="067A520E">
      <w:pPr>
        <w:spacing w:before="156" w:beforeLines="50" w:line="360" w:lineRule="auto"/>
        <w:ind w:firstLine="480"/>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英文参考文献中标点符号均采用</w:t>
      </w:r>
      <w:r>
        <w:rPr>
          <w:rFonts w:hint="default" w:ascii="Times New Roman" w:hAnsi="Times New Roman" w:eastAsia="宋体" w:cs="Times New Roman"/>
          <w:color w:val="0000FF"/>
          <w:sz w:val="24"/>
          <w:szCs w:val="24"/>
        </w:rPr>
        <w:t>“Times New Roman”字体状态下的</w:t>
      </w:r>
      <w:r>
        <w:rPr>
          <w:rFonts w:hint="default" w:ascii="Times New Roman" w:hAnsi="Times New Roman" w:eastAsia="宋体" w:cs="Times New Roman"/>
          <w:color w:val="000000"/>
          <w:sz w:val="24"/>
          <w:szCs w:val="24"/>
        </w:rPr>
        <w:t>；中文参考文献中的标点符号（除了括号外）均采用</w:t>
      </w:r>
      <w:r>
        <w:rPr>
          <w:rFonts w:hint="default" w:ascii="Times New Roman" w:hAnsi="Times New Roman" w:eastAsia="宋体" w:cs="Times New Roman"/>
          <w:color w:val="0000FF"/>
          <w:sz w:val="24"/>
          <w:szCs w:val="24"/>
        </w:rPr>
        <w:t>“宋体”状态下的（括号采用英文字体的）</w:t>
      </w:r>
      <w:r>
        <w:rPr>
          <w:rFonts w:hint="default" w:ascii="Times New Roman" w:hAnsi="Times New Roman" w:eastAsia="宋体" w:cs="Times New Roman"/>
          <w:color w:val="000000"/>
          <w:sz w:val="24"/>
          <w:szCs w:val="24"/>
        </w:rPr>
        <w:t>；文献序号后面的的符号统一用</w:t>
      </w:r>
      <w:r>
        <w:rPr>
          <w:rFonts w:hint="default" w:ascii="Times New Roman" w:hAnsi="Times New Roman" w:eastAsia="宋体" w:cs="Times New Roman"/>
          <w:color w:val="0000FF"/>
          <w:sz w:val="24"/>
          <w:szCs w:val="24"/>
        </w:rPr>
        <w:t>“Times New Roman”字体状态下的。</w:t>
      </w:r>
    </w:p>
    <w:p w14:paraId="3843BD0B">
      <w:pPr>
        <w:spacing w:line="360" w:lineRule="auto"/>
        <w:ind w:firstLine="480"/>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sz w:val="24"/>
          <w:szCs w:val="24"/>
        </w:rPr>
        <w:t>具体例子如下：</w:t>
      </w:r>
    </w:p>
    <w:p w14:paraId="754ED4B0">
      <w:pPr>
        <w:spacing w:line="360" w:lineRule="auto"/>
        <w:ind w:left="420" w:hanging="420"/>
        <w:rPr>
          <w:rFonts w:hint="default" w:ascii="Times New Roman" w:hAnsi="Times New Roman" w:eastAsia="宋体" w:cs="Times New Roman"/>
          <w:color w:val="0000FF"/>
          <w:sz w:val="24"/>
          <w:szCs w:val="24"/>
        </w:rPr>
      </w:pPr>
      <w:r>
        <w:rPr>
          <w:rFonts w:hint="default" w:ascii="Times New Roman" w:hAnsi="Times New Roman" w:eastAsia="宋体" w:cs="Times New Roman"/>
          <w:color w:val="0000FF"/>
          <w:sz w:val="24"/>
          <w:szCs w:val="24"/>
        </w:rPr>
        <w:t>[1] 胡晓宇，张克荣，孙俊红，等</w:t>
      </w:r>
      <w:r>
        <w:rPr>
          <w:rFonts w:hint="eastAsia" w:ascii="宋体" w:hAnsi="宋体" w:eastAsia="宋体" w:cs="宋体"/>
          <w:color w:val="0000FF"/>
          <w:sz w:val="24"/>
          <w:szCs w:val="24"/>
        </w:rPr>
        <w:t>.</w:t>
      </w:r>
      <w:r>
        <w:rPr>
          <w:rStyle w:val="37"/>
          <w:rFonts w:hint="default" w:ascii="Times New Roman" w:hAnsi="Times New Roman" w:eastAsia="宋体" w:cs="Times New Roman"/>
          <w:b w:val="0"/>
          <w:color w:val="0000FF"/>
          <w:sz w:val="24"/>
          <w:szCs w:val="24"/>
        </w:rPr>
        <w:t>中国环境中邻苯二甲酸酯类化合物污染的研究[J]</w:t>
      </w:r>
      <w:r>
        <w:rPr>
          <w:rFonts w:hint="eastAsia" w:ascii="宋体" w:hAnsi="宋体" w:eastAsia="宋体" w:cs="宋体"/>
          <w:b/>
          <w:color w:val="0000FF"/>
          <w:sz w:val="24"/>
          <w:szCs w:val="24"/>
        </w:rPr>
        <w:t>.</w:t>
      </w:r>
      <w:r>
        <w:rPr>
          <w:rFonts w:hint="default" w:ascii="Times New Roman" w:hAnsi="Times New Roman" w:eastAsia="宋体" w:cs="Times New Roman"/>
          <w:color w:val="0000FF"/>
          <w:sz w:val="24"/>
          <w:szCs w:val="24"/>
        </w:rPr>
        <w:t>中国卫生检验杂志，2003，13(1)：9-14</w:t>
      </w:r>
      <w:r>
        <w:rPr>
          <w:rFonts w:hint="eastAsia" w:ascii="宋体" w:hAnsi="宋体" w:eastAsia="宋体" w:cs="宋体"/>
          <w:color w:val="0000FF"/>
          <w:sz w:val="24"/>
          <w:szCs w:val="24"/>
        </w:rPr>
        <w:t>.</w:t>
      </w:r>
    </w:p>
    <w:p w14:paraId="566447D6">
      <w:pPr>
        <w:spacing w:line="360" w:lineRule="auto"/>
        <w:ind w:left="420" w:hanging="420"/>
        <w:rPr>
          <w:rFonts w:hint="default" w:ascii="Times New Roman" w:hAnsi="Times New Roman" w:eastAsia="宋体" w:cs="Times New Roman"/>
          <w:color w:val="0000FF"/>
          <w:kern w:val="0"/>
          <w:sz w:val="24"/>
          <w:szCs w:val="24"/>
        </w:rPr>
      </w:pPr>
      <w:r>
        <w:rPr>
          <w:rFonts w:hint="default" w:ascii="Times New Roman" w:hAnsi="Times New Roman" w:eastAsia="宋体" w:cs="Times New Roman"/>
          <w:color w:val="0000FF"/>
          <w:kern w:val="0"/>
          <w:sz w:val="24"/>
          <w:szCs w:val="24"/>
          <w:lang w:val="fr-FR"/>
        </w:rPr>
        <w:t xml:space="preserve">[2] Liu C, Ma Y, Yang X G, et al. </w:t>
      </w:r>
      <w:r>
        <w:rPr>
          <w:rFonts w:hint="default" w:ascii="Times New Roman" w:hAnsi="Times New Roman" w:eastAsia="宋体" w:cs="Times New Roman"/>
          <w:color w:val="0000FF"/>
          <w:kern w:val="0"/>
          <w:sz w:val="24"/>
          <w:szCs w:val="24"/>
        </w:rPr>
        <w:t xml:space="preserve">Identification of phthalate esters in the serum of young </w:t>
      </w:r>
      <w:bookmarkStart w:id="35" w:name="_GoBack"/>
      <w:bookmarkEnd w:id="35"/>
      <w:r>
        <w:rPr>
          <w:rFonts w:hint="default" w:ascii="Times New Roman" w:hAnsi="Times New Roman" w:eastAsia="宋体" w:cs="Times New Roman"/>
          <w:color w:val="0000FF"/>
          <w:kern w:val="0"/>
          <w:sz w:val="24"/>
          <w:szCs w:val="24"/>
        </w:rPr>
        <w:t>Puerto Rican girls with premature breast development[J]. Environmental Health Perspect, 2000, 108(9): 895-900.</w:t>
      </w:r>
    </w:p>
    <w:p w14:paraId="1422DA79">
      <w:pPr>
        <w:tabs>
          <w:tab w:val="left" w:pos="-54"/>
        </w:tabs>
        <w:spacing w:line="460" w:lineRule="exact"/>
        <w:ind w:left="-45"/>
        <w:rPr>
          <w:sz w:val="24"/>
        </w:rPr>
        <w:sectPr>
          <w:headerReference r:id="rId28" w:type="default"/>
          <w:footerReference r:id="rId29" w:type="default"/>
          <w:pgSz w:w="11906" w:h="16838"/>
          <w:pgMar w:top="1418" w:right="1418" w:bottom="1418" w:left="1701" w:header="851" w:footer="851" w:gutter="0"/>
          <w:pgNumType w:fmt="numberInDash" w:start="9"/>
          <w:cols w:space="425" w:num="1"/>
          <w:docGrid w:type="lines" w:linePitch="312" w:charSpace="0"/>
        </w:sectPr>
      </w:pPr>
    </w:p>
    <w:p w14:paraId="7FD8E9D3">
      <w:pPr>
        <w:pStyle w:val="2"/>
        <w:spacing w:before="260" w:after="163"/>
        <w:jc w:val="center"/>
        <w:rPr>
          <w:rFonts w:eastAsia="黑体"/>
          <w:b w:val="0"/>
          <w:bCs w:val="0"/>
          <w:sz w:val="36"/>
          <w:szCs w:val="36"/>
        </w:rPr>
      </w:pPr>
      <w:bookmarkStart w:id="29" w:name="_Toc196924208"/>
      <w:bookmarkStart w:id="30" w:name="_Toc10746365"/>
    </w:p>
    <w:p w14:paraId="0644AE94">
      <w:pPr>
        <w:pStyle w:val="2"/>
        <w:spacing w:before="260" w:after="163"/>
        <w:jc w:val="center"/>
        <w:rPr>
          <w:rFonts w:eastAsia="黑体"/>
          <w:b w:val="0"/>
          <w:bCs w:val="0"/>
          <w:sz w:val="36"/>
          <w:szCs w:val="36"/>
        </w:rPr>
      </w:pPr>
    </w:p>
    <w:p w14:paraId="18BC816C">
      <w:pPr>
        <w:pStyle w:val="2"/>
        <w:spacing w:before="260" w:after="163"/>
        <w:jc w:val="center"/>
        <w:rPr>
          <w:rFonts w:eastAsia="黑体"/>
          <w:b w:val="0"/>
          <w:bCs w:val="0"/>
          <w:sz w:val="36"/>
          <w:szCs w:val="36"/>
        </w:rPr>
      </w:pPr>
    </w:p>
    <w:p w14:paraId="6C7E1373">
      <w:pPr>
        <w:pStyle w:val="2"/>
        <w:spacing w:before="260" w:after="163"/>
        <w:jc w:val="center"/>
        <w:rPr>
          <w:rFonts w:eastAsia="黑体"/>
          <w:b w:val="0"/>
          <w:bCs w:val="0"/>
          <w:sz w:val="36"/>
          <w:szCs w:val="36"/>
        </w:rPr>
      </w:pPr>
    </w:p>
    <w:p w14:paraId="3F0D5283">
      <w:pPr>
        <w:pStyle w:val="2"/>
        <w:spacing w:before="260" w:after="163"/>
        <w:jc w:val="center"/>
        <w:rPr>
          <w:rFonts w:eastAsia="黑体"/>
          <w:b w:val="0"/>
          <w:bCs w:val="0"/>
          <w:sz w:val="36"/>
          <w:szCs w:val="36"/>
        </w:rPr>
      </w:pPr>
    </w:p>
    <w:p w14:paraId="60ED8E07">
      <w:pPr>
        <w:pStyle w:val="2"/>
        <w:spacing w:before="260" w:after="163"/>
        <w:jc w:val="center"/>
        <w:rPr>
          <w:rFonts w:eastAsia="黑体"/>
          <w:b w:val="0"/>
          <w:bCs w:val="0"/>
          <w:sz w:val="36"/>
          <w:szCs w:val="36"/>
        </w:rPr>
      </w:pPr>
    </w:p>
    <w:p w14:paraId="5275F0E7">
      <w:pPr>
        <w:pStyle w:val="2"/>
        <w:spacing w:before="260" w:after="163"/>
        <w:jc w:val="center"/>
        <w:rPr>
          <w:rFonts w:eastAsia="黑体"/>
          <w:b w:val="0"/>
          <w:bCs w:val="0"/>
          <w:sz w:val="36"/>
          <w:szCs w:val="36"/>
        </w:rPr>
      </w:pPr>
    </w:p>
    <w:p w14:paraId="6FE911DD">
      <w:pPr>
        <w:pStyle w:val="2"/>
        <w:spacing w:before="260" w:after="163"/>
        <w:jc w:val="center"/>
        <w:rPr>
          <w:rFonts w:eastAsia="黑体"/>
          <w:b w:val="0"/>
          <w:bCs w:val="0"/>
          <w:sz w:val="36"/>
          <w:szCs w:val="36"/>
        </w:rPr>
      </w:pPr>
    </w:p>
    <w:p w14:paraId="09676FD2">
      <w:pPr>
        <w:pStyle w:val="2"/>
        <w:spacing w:before="260" w:after="163"/>
        <w:jc w:val="center"/>
        <w:rPr>
          <w:rFonts w:eastAsia="黑体"/>
          <w:b w:val="0"/>
          <w:bCs w:val="0"/>
          <w:sz w:val="36"/>
          <w:szCs w:val="36"/>
        </w:rPr>
      </w:pPr>
    </w:p>
    <w:p w14:paraId="08C2068C">
      <w:pPr>
        <w:pStyle w:val="2"/>
        <w:spacing w:before="260" w:after="163"/>
        <w:jc w:val="center"/>
        <w:rPr>
          <w:rFonts w:eastAsia="黑体"/>
          <w:b w:val="0"/>
          <w:bCs w:val="0"/>
          <w:sz w:val="36"/>
          <w:szCs w:val="36"/>
        </w:rPr>
      </w:pPr>
    </w:p>
    <w:p w14:paraId="162815CF">
      <w:pPr>
        <w:pStyle w:val="2"/>
        <w:spacing w:before="260" w:after="163"/>
        <w:jc w:val="center"/>
        <w:rPr>
          <w:rFonts w:eastAsia="黑体"/>
          <w:b w:val="0"/>
          <w:bCs w:val="0"/>
          <w:sz w:val="36"/>
          <w:szCs w:val="36"/>
        </w:rPr>
      </w:pPr>
    </w:p>
    <w:p w14:paraId="2143F3F2">
      <w:pPr>
        <w:pStyle w:val="2"/>
        <w:spacing w:before="260" w:after="163"/>
        <w:jc w:val="center"/>
        <w:rPr>
          <w:rFonts w:eastAsia="黑体"/>
          <w:b w:val="0"/>
          <w:bCs w:val="0"/>
          <w:sz w:val="36"/>
          <w:szCs w:val="36"/>
        </w:rPr>
      </w:pPr>
    </w:p>
    <w:p w14:paraId="7888FA0E">
      <w:pPr>
        <w:pStyle w:val="2"/>
        <w:spacing w:before="260" w:after="163"/>
        <w:jc w:val="center"/>
        <w:rPr>
          <w:rFonts w:eastAsia="黑体"/>
          <w:b w:val="0"/>
          <w:bCs w:val="0"/>
          <w:sz w:val="36"/>
          <w:szCs w:val="36"/>
        </w:rPr>
      </w:pPr>
    </w:p>
    <w:p w14:paraId="2A54D3A2">
      <w:pPr>
        <w:pStyle w:val="2"/>
        <w:spacing w:before="260" w:after="163"/>
        <w:jc w:val="center"/>
        <w:rPr>
          <w:rFonts w:eastAsia="黑体"/>
          <w:b w:val="0"/>
          <w:bCs w:val="0"/>
          <w:sz w:val="36"/>
          <w:szCs w:val="36"/>
        </w:rPr>
        <w:sectPr>
          <w:headerReference r:id="rId30" w:type="default"/>
          <w:footerReference r:id="rId31" w:type="default"/>
          <w:pgSz w:w="11906" w:h="16838"/>
          <w:pgMar w:top="1418" w:right="1418" w:bottom="1418" w:left="1701" w:header="851" w:footer="851" w:gutter="0"/>
          <w:pgNumType w:fmt="numberInDash"/>
          <w:cols w:space="425" w:num="1"/>
          <w:docGrid w:type="lines" w:linePitch="312" w:charSpace="0"/>
        </w:sectPr>
      </w:pPr>
    </w:p>
    <w:p w14:paraId="457E579A">
      <w:pPr>
        <w:pStyle w:val="2"/>
        <w:spacing w:before="260" w:after="163"/>
        <w:jc w:val="center"/>
        <w:rPr>
          <w:rFonts w:eastAsia="黑体"/>
          <w:b w:val="0"/>
          <w:bCs w:val="0"/>
        </w:rPr>
      </w:pPr>
      <w:r>
        <w:rPr>
          <w:rFonts w:eastAsia="黑体"/>
          <w:b w:val="0"/>
          <w:bCs w:val="0"/>
          <w:sz w:val="36"/>
          <w:szCs w:val="36"/>
        </w:rPr>
        <w:t>附录1：中文译文</w:t>
      </w:r>
      <w:bookmarkEnd w:id="29"/>
      <w:bookmarkEnd w:id="30"/>
    </w:p>
    <w:p w14:paraId="76471DF7">
      <w:pPr>
        <w:spacing w:before="249" w:beforeLines="80" w:after="156" w:afterLines="50"/>
        <w:jc w:val="center"/>
        <w:rPr>
          <w:rFonts w:eastAsia="黑体"/>
          <w:sz w:val="36"/>
          <w:szCs w:val="36"/>
        </w:rPr>
      </w:pPr>
      <w:r>
        <w:rPr>
          <w:rFonts w:eastAsia="黑体"/>
          <w:sz w:val="36"/>
          <w:szCs w:val="36"/>
        </w:rPr>
        <w:t>基因蛋白质mRNA</w:t>
      </w:r>
    </w:p>
    <w:p w14:paraId="6D77591F">
      <w:pPr>
        <w:spacing w:before="249" w:beforeLines="80" w:after="156" w:afterLines="50"/>
        <w:jc w:val="center"/>
        <w:rPr>
          <w:rFonts w:eastAsia="黑体"/>
          <w:sz w:val="36"/>
          <w:szCs w:val="36"/>
        </w:rPr>
      </w:pPr>
      <w:r>
        <w:rPr>
          <w:rFonts w:eastAsia="黑体"/>
          <w:sz w:val="36"/>
          <w:szCs w:val="36"/>
        </w:rPr>
        <w:t>摘　　要</w:t>
      </w:r>
    </w:p>
    <w:p w14:paraId="55F64311">
      <w:pPr>
        <w:spacing w:before="156" w:beforeLines="50" w:after="156" w:afterLines="50"/>
        <w:jc w:val="center"/>
        <w:rPr>
          <w:rFonts w:eastAsia="黑体"/>
          <w:b w:val="0"/>
          <w:bCs w:val="0"/>
          <w:sz w:val="36"/>
          <w:szCs w:val="36"/>
        </w:rPr>
        <w:sectPr>
          <w:headerReference r:id="rId32" w:type="default"/>
          <w:footerReference r:id="rId33" w:type="default"/>
          <w:pgSz w:w="11906" w:h="16838"/>
          <w:pgMar w:top="1418" w:right="1418" w:bottom="1418" w:left="1701" w:header="851" w:footer="851" w:gutter="0"/>
          <w:pgNumType w:fmt="numberInDash" w:start="12"/>
          <w:cols w:space="425" w:num="1"/>
          <w:docGrid w:type="lines" w:linePitch="312" w:charSpace="0"/>
        </w:sectPr>
      </w:pPr>
      <w:r>
        <w:rPr>
          <w:rFonts w:eastAsia="黑体"/>
          <w:sz w:val="36"/>
          <w:szCs w:val="36"/>
        </w:rPr>
        <w:t>　介绍</w:t>
      </w:r>
      <w:bookmarkStart w:id="31" w:name="_Toc196924209"/>
      <w:bookmarkStart w:id="32" w:name="_Toc10746366"/>
    </w:p>
    <w:p w14:paraId="7CEE7693">
      <w:pPr>
        <w:pStyle w:val="2"/>
        <w:spacing w:before="260" w:after="163"/>
        <w:jc w:val="center"/>
        <w:rPr>
          <w:rFonts w:eastAsia="黑体"/>
          <w:b w:val="0"/>
          <w:bCs w:val="0"/>
          <w:sz w:val="36"/>
          <w:szCs w:val="36"/>
        </w:rPr>
      </w:pPr>
      <w:r>
        <w:rPr>
          <w:rFonts w:eastAsia="黑体"/>
          <w:b w:val="0"/>
          <w:bCs w:val="0"/>
          <w:sz w:val="36"/>
          <w:szCs w:val="36"/>
        </w:rPr>
        <w:t>附录2：外文原文</w:t>
      </w:r>
      <w:bookmarkEnd w:id="31"/>
      <w:bookmarkEnd w:id="32"/>
    </w:p>
    <w:p w14:paraId="465A1F4D">
      <w:pPr>
        <w:tabs>
          <w:tab w:val="left" w:pos="-54"/>
        </w:tabs>
        <w:spacing w:line="460" w:lineRule="exact"/>
        <w:ind w:left="-45"/>
        <w:jc w:val="center"/>
        <w:rPr>
          <w:rFonts w:ascii="黑体" w:hAnsi="黑体" w:eastAsia="黑体" w:cs="黑体"/>
          <w:sz w:val="24"/>
        </w:rPr>
      </w:pPr>
      <w:r>
        <w:rPr>
          <w:rFonts w:hint="eastAsia" w:ascii="黑体" w:hAnsi="黑体" w:eastAsia="黑体" w:cs="黑体"/>
          <w:sz w:val="36"/>
          <w:szCs w:val="36"/>
        </w:rPr>
        <w:t>（该页只有页眉和题目，无页脚，纸质版外文原文PDF单独打印后放入整个论文，电子版仅有此页即可）</w:t>
      </w:r>
    </w:p>
    <w:p w14:paraId="2F92100E">
      <w:pPr>
        <w:jc w:val="center"/>
        <w:rPr>
          <w:rFonts w:asciiTheme="minorEastAsia" w:hAnsiTheme="minorEastAsia" w:eastAsiaTheme="minorEastAsia"/>
        </w:rPr>
      </w:pPr>
    </w:p>
    <w:p w14:paraId="1BD44D82">
      <w:pPr>
        <w:rPr>
          <w:rFonts w:asciiTheme="minorEastAsia" w:hAnsiTheme="minorEastAsia" w:eastAsiaTheme="minorEastAsia"/>
        </w:rPr>
      </w:pPr>
    </w:p>
    <w:p w14:paraId="6491DFF2">
      <w:pPr>
        <w:jc w:val="center"/>
        <w:rPr>
          <w:rFonts w:asciiTheme="minorEastAsia" w:hAnsiTheme="minorEastAsia" w:eastAsiaTheme="minorEastAsia"/>
        </w:rPr>
      </w:pPr>
    </w:p>
    <w:p w14:paraId="44FC18E3">
      <w:pPr>
        <w:rPr>
          <w:rFonts w:asciiTheme="minorEastAsia" w:hAnsiTheme="minorEastAsia" w:eastAsiaTheme="minorEastAsia"/>
        </w:rPr>
      </w:pPr>
    </w:p>
    <w:p w14:paraId="3091A671">
      <w:pPr>
        <w:rPr>
          <w:rFonts w:asciiTheme="minorEastAsia" w:hAnsiTheme="minorEastAsia" w:eastAsiaTheme="minorEastAsia"/>
        </w:rPr>
        <w:sectPr>
          <w:headerReference r:id="rId34" w:type="default"/>
          <w:footerReference r:id="rId35" w:type="default"/>
          <w:pgSz w:w="11906" w:h="16838"/>
          <w:pgMar w:top="1418" w:right="1418" w:bottom="1418" w:left="1701" w:header="851" w:footer="851" w:gutter="0"/>
          <w:pgNumType w:fmt="numberInDash"/>
          <w:cols w:space="425" w:num="1"/>
          <w:docGrid w:type="lines" w:linePitch="312" w:charSpace="0"/>
        </w:sectPr>
      </w:pPr>
    </w:p>
    <w:p w14:paraId="62FC4136">
      <w:pPr>
        <w:pStyle w:val="2"/>
        <w:spacing w:before="260" w:after="163"/>
        <w:jc w:val="center"/>
        <w:rPr>
          <w:rFonts w:hint="eastAsia" w:ascii="黑体" w:hAnsi="黑体" w:eastAsia="黑体" w:cs="黑体"/>
          <w:b w:val="0"/>
          <w:bCs w:val="0"/>
        </w:rPr>
      </w:pPr>
      <w:bookmarkStart w:id="33" w:name="_Toc10746367"/>
      <w:bookmarkStart w:id="34" w:name="_Toc196924210"/>
    </w:p>
    <w:p w14:paraId="37BF6CC9">
      <w:pPr>
        <w:pStyle w:val="2"/>
        <w:spacing w:before="260" w:after="163"/>
        <w:jc w:val="center"/>
        <w:rPr>
          <w:rFonts w:hint="eastAsia" w:ascii="黑体" w:hAnsi="黑体" w:eastAsia="黑体" w:cs="黑体"/>
          <w:b w:val="0"/>
          <w:bCs w:val="0"/>
        </w:rPr>
      </w:pPr>
    </w:p>
    <w:p w14:paraId="22438953">
      <w:pPr>
        <w:pStyle w:val="2"/>
        <w:spacing w:before="260" w:after="163"/>
        <w:jc w:val="center"/>
        <w:rPr>
          <w:rFonts w:hint="eastAsia" w:ascii="黑体" w:hAnsi="黑体" w:eastAsia="黑体" w:cs="黑体"/>
          <w:b w:val="0"/>
          <w:bCs w:val="0"/>
        </w:rPr>
      </w:pPr>
    </w:p>
    <w:p w14:paraId="2497F5E4">
      <w:pPr>
        <w:pStyle w:val="2"/>
        <w:spacing w:before="260" w:after="163"/>
        <w:jc w:val="center"/>
        <w:rPr>
          <w:rFonts w:hint="eastAsia" w:ascii="黑体" w:hAnsi="黑体" w:eastAsia="黑体" w:cs="黑体"/>
          <w:b w:val="0"/>
          <w:bCs w:val="0"/>
        </w:rPr>
      </w:pPr>
    </w:p>
    <w:p w14:paraId="0C202B9E">
      <w:pPr>
        <w:pStyle w:val="2"/>
        <w:spacing w:before="260" w:after="163"/>
        <w:jc w:val="center"/>
        <w:rPr>
          <w:rFonts w:hint="eastAsia" w:ascii="黑体" w:hAnsi="黑体" w:eastAsia="黑体" w:cs="黑体"/>
          <w:b w:val="0"/>
          <w:bCs w:val="0"/>
        </w:rPr>
      </w:pPr>
    </w:p>
    <w:p w14:paraId="0E9CD2CB">
      <w:pPr>
        <w:pStyle w:val="2"/>
        <w:spacing w:before="260" w:after="163"/>
        <w:jc w:val="center"/>
        <w:rPr>
          <w:rFonts w:hint="eastAsia" w:ascii="黑体" w:hAnsi="黑体" w:eastAsia="黑体" w:cs="黑体"/>
          <w:b w:val="0"/>
          <w:bCs w:val="0"/>
        </w:rPr>
      </w:pPr>
    </w:p>
    <w:p w14:paraId="4DAC845E">
      <w:pPr>
        <w:pStyle w:val="2"/>
        <w:spacing w:before="260" w:after="163"/>
        <w:jc w:val="center"/>
        <w:rPr>
          <w:rFonts w:hint="eastAsia" w:ascii="黑体" w:hAnsi="黑体" w:eastAsia="黑体" w:cs="黑体"/>
          <w:b w:val="0"/>
          <w:bCs w:val="0"/>
        </w:rPr>
      </w:pPr>
    </w:p>
    <w:p w14:paraId="770F79A0">
      <w:pPr>
        <w:pStyle w:val="2"/>
        <w:spacing w:before="260" w:after="163"/>
        <w:jc w:val="center"/>
        <w:rPr>
          <w:rFonts w:hint="eastAsia" w:ascii="黑体" w:hAnsi="黑体" w:eastAsia="黑体" w:cs="黑体"/>
          <w:b w:val="0"/>
          <w:bCs w:val="0"/>
        </w:rPr>
      </w:pPr>
    </w:p>
    <w:p w14:paraId="0EB8DC3F">
      <w:pPr>
        <w:pStyle w:val="2"/>
        <w:spacing w:before="260" w:after="163"/>
        <w:jc w:val="center"/>
        <w:rPr>
          <w:rFonts w:hint="eastAsia" w:ascii="黑体" w:hAnsi="黑体" w:eastAsia="黑体" w:cs="黑体"/>
          <w:b w:val="0"/>
          <w:bCs w:val="0"/>
        </w:rPr>
      </w:pPr>
    </w:p>
    <w:p w14:paraId="17EAABA4">
      <w:pPr>
        <w:pStyle w:val="2"/>
        <w:spacing w:before="260" w:after="163"/>
        <w:jc w:val="center"/>
        <w:rPr>
          <w:rFonts w:hint="eastAsia" w:ascii="黑体" w:hAnsi="黑体" w:eastAsia="黑体" w:cs="黑体"/>
          <w:b w:val="0"/>
          <w:bCs w:val="0"/>
        </w:rPr>
      </w:pPr>
    </w:p>
    <w:p w14:paraId="4D976C5A">
      <w:pPr>
        <w:pStyle w:val="2"/>
        <w:spacing w:before="260" w:after="163"/>
        <w:jc w:val="center"/>
        <w:rPr>
          <w:rFonts w:hint="eastAsia" w:ascii="黑体" w:hAnsi="黑体" w:eastAsia="黑体" w:cs="黑体"/>
          <w:b w:val="0"/>
          <w:bCs w:val="0"/>
        </w:rPr>
      </w:pPr>
    </w:p>
    <w:p w14:paraId="3848253D">
      <w:pPr>
        <w:pStyle w:val="2"/>
        <w:spacing w:before="260" w:after="163"/>
        <w:jc w:val="center"/>
        <w:rPr>
          <w:rFonts w:hint="eastAsia" w:ascii="黑体" w:hAnsi="黑体" w:eastAsia="黑体" w:cs="黑体"/>
          <w:b w:val="0"/>
          <w:bCs w:val="0"/>
        </w:rPr>
      </w:pPr>
    </w:p>
    <w:p w14:paraId="350998BF">
      <w:pPr>
        <w:pStyle w:val="2"/>
        <w:spacing w:before="260" w:after="163"/>
        <w:jc w:val="center"/>
        <w:rPr>
          <w:rFonts w:hint="eastAsia" w:ascii="黑体" w:hAnsi="黑体" w:eastAsia="黑体" w:cs="黑体"/>
          <w:b w:val="0"/>
          <w:bCs w:val="0"/>
        </w:rPr>
      </w:pPr>
    </w:p>
    <w:p w14:paraId="3338A7F8">
      <w:pPr>
        <w:pStyle w:val="2"/>
        <w:spacing w:before="260" w:after="163"/>
        <w:jc w:val="center"/>
        <w:rPr>
          <w:rFonts w:hint="eastAsia" w:ascii="黑体" w:hAnsi="黑体" w:eastAsia="黑体" w:cs="黑体"/>
          <w:b w:val="0"/>
          <w:bCs w:val="0"/>
        </w:rPr>
        <w:sectPr>
          <w:headerReference r:id="rId36" w:type="default"/>
          <w:footerReference r:id="rId37" w:type="default"/>
          <w:pgSz w:w="11906" w:h="16838"/>
          <w:pgMar w:top="1418" w:right="1418" w:bottom="1418" w:left="1701" w:header="851" w:footer="851" w:gutter="0"/>
          <w:pgNumType w:fmt="decimal"/>
          <w:cols w:space="425" w:num="1"/>
          <w:docGrid w:type="lines" w:linePitch="312" w:charSpace="0"/>
        </w:sectPr>
      </w:pPr>
    </w:p>
    <w:p w14:paraId="15EA9BD7">
      <w:pPr>
        <w:pStyle w:val="2"/>
        <w:spacing w:before="260" w:after="163"/>
        <w:jc w:val="center"/>
        <w:rPr>
          <w:rFonts w:ascii="黑体" w:hAnsi="黑体" w:eastAsia="黑体" w:cs="黑体"/>
          <w:b w:val="0"/>
          <w:bCs w:val="0"/>
        </w:rPr>
      </w:pPr>
      <w:r>
        <w:rPr>
          <w:rFonts w:hint="eastAsia" w:ascii="黑体" w:hAnsi="黑体" w:eastAsia="黑体" w:cs="黑体"/>
          <w:b w:val="0"/>
          <w:bCs w:val="0"/>
        </w:rPr>
        <w:t>致　　谢</w:t>
      </w:r>
      <w:bookmarkEnd w:id="33"/>
      <w:bookmarkEnd w:id="34"/>
    </w:p>
    <w:p w14:paraId="76B1479B">
      <w:pPr>
        <w:rPr>
          <w:rFonts w:asciiTheme="minorEastAsia" w:hAnsiTheme="minorEastAsia" w:eastAsiaTheme="minorEastAsia"/>
        </w:rPr>
      </w:pPr>
    </w:p>
    <w:sectPr>
      <w:headerReference r:id="rId38" w:type="default"/>
      <w:footerReference r:id="rId39" w:type="default"/>
      <w:pgSz w:w="11906" w:h="16838"/>
      <w:pgMar w:top="1418" w:right="1418" w:bottom="1418" w:left="1701" w:header="851" w:footer="851" w:gutter="0"/>
      <w:pgNumType w:fmt="numberInDash" w:start="14"/>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胡忠武" w:date="2024-10-21T14:11:00Z" w:initials="u">
    <w:p w14:paraId="47789E02">
      <w:pPr>
        <w:pStyle w:val="7"/>
      </w:pPr>
      <w:r>
        <w:rPr>
          <w:rFonts w:hint="eastAsia"/>
        </w:rPr>
        <w:t>中文宋体、英文</w:t>
      </w:r>
      <w:r>
        <w:t>Tims New Roman</w:t>
      </w:r>
      <w:r>
        <w:rPr>
          <w:rFonts w:hint="eastAsia"/>
        </w:rPr>
        <w:t>小三号加粗、</w:t>
      </w:r>
      <w:r>
        <w:rPr>
          <w:rFonts w:hint="eastAsia" w:asciiTheme="minorEastAsia" w:hAnsiTheme="minorEastAsia" w:eastAsiaTheme="minorEastAsia"/>
          <w:szCs w:val="21"/>
        </w:rPr>
        <w:t>标题行间距为32磅</w:t>
      </w:r>
    </w:p>
  </w:comment>
  <w:comment w:id="1" w:author="胡忠武" w:date="2024-10-21T14:17:00Z" w:initials="u">
    <w:p w14:paraId="7349D8CE">
      <w:pPr>
        <w:pStyle w:val="7"/>
      </w:pPr>
      <w:r>
        <w:rPr>
          <w:rFonts w:hint="eastAsia"/>
        </w:rPr>
        <w:t>宋体小三号加粗</w:t>
      </w:r>
    </w:p>
    <w:p w14:paraId="5146FC09">
      <w:pPr>
        <w:pStyle w:val="7"/>
      </w:pPr>
    </w:p>
  </w:comment>
  <w:comment w:id="2" w:author="胡忠武" w:date="2024-10-21T14:18:00Z" w:initials="u">
    <w:p w14:paraId="0A2F0075">
      <w:pPr>
        <w:pStyle w:val="7"/>
      </w:pPr>
      <w:r>
        <w:rPr>
          <w:rFonts w:hint="eastAsia"/>
        </w:rPr>
        <w:t>宋体三号</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7789E02" w15:done="0"/>
  <w15:commentEx w15:paraId="5146FC09" w15:done="0"/>
  <w15:commentEx w15:paraId="0A2F007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2E82D">
    <w:pPr>
      <w:pStyle w:val="1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0961"/>
                          </w:sdtPr>
                          <w:sdtContent>
                            <w:sdt>
                              <w:sdtPr>
                                <w:id w:val="147458823"/>
                              </w:sdtPr>
                              <w:sdtContent>
                                <w:p w14:paraId="560C5006">
                                  <w:pPr>
                                    <w:pStyle w:val="10"/>
                                    <w:jc w:val="center"/>
                                  </w:pPr>
                                  <w:r>
                                    <w:rPr>
                                      <w:b/>
                                      <w:sz w:val="24"/>
                                      <w:szCs w:val="24"/>
                                    </w:rPr>
                                    <w:fldChar w:fldCharType="begin"/>
                                  </w:r>
                                  <w:r>
                                    <w:rPr>
                                      <w:b/>
                                    </w:rPr>
                                    <w:instrText xml:space="preserve">PAGE</w:instrText>
                                  </w:r>
                                  <w:r>
                                    <w:rPr>
                                      <w:b/>
                                      <w:sz w:val="24"/>
                                      <w:szCs w:val="24"/>
                                    </w:rPr>
                                    <w:fldChar w:fldCharType="separate"/>
                                  </w:r>
                                  <w:r>
                                    <w:rPr>
                                      <w:b/>
                                    </w:rPr>
                                    <w:t>13</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29</w:t>
                                  </w:r>
                                  <w:r>
                                    <w:rPr>
                                      <w:b/>
                                      <w:sz w:val="24"/>
                                      <w:szCs w:val="24"/>
                                    </w:rPr>
                                    <w:fldChar w:fldCharType="end"/>
                                  </w:r>
                                </w:p>
                              </w:sdtContent>
                            </w:sdt>
                          </w:sdtContent>
                        </w:sdt>
                        <w:p w14:paraId="3026D47E"/>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sdt>
                    <w:sdtPr>
                      <w:id w:val="147460961"/>
                    </w:sdtPr>
                    <w:sdtContent>
                      <w:sdt>
                        <w:sdtPr>
                          <w:id w:val="147458823"/>
                        </w:sdtPr>
                        <w:sdtContent>
                          <w:p w14:paraId="560C5006">
                            <w:pPr>
                              <w:pStyle w:val="10"/>
                              <w:jc w:val="center"/>
                            </w:pPr>
                            <w:r>
                              <w:rPr>
                                <w:b/>
                                <w:sz w:val="24"/>
                                <w:szCs w:val="24"/>
                              </w:rPr>
                              <w:fldChar w:fldCharType="begin"/>
                            </w:r>
                            <w:r>
                              <w:rPr>
                                <w:b/>
                              </w:rPr>
                              <w:instrText xml:space="preserve">PAGE</w:instrText>
                            </w:r>
                            <w:r>
                              <w:rPr>
                                <w:b/>
                                <w:sz w:val="24"/>
                                <w:szCs w:val="24"/>
                              </w:rPr>
                              <w:fldChar w:fldCharType="separate"/>
                            </w:r>
                            <w:r>
                              <w:rPr>
                                <w:b/>
                              </w:rPr>
                              <w:t>13</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29</w:t>
                            </w:r>
                            <w:r>
                              <w:rPr>
                                <w:b/>
                                <w:sz w:val="24"/>
                                <w:szCs w:val="24"/>
                              </w:rPr>
                              <w:fldChar w:fldCharType="end"/>
                            </w:r>
                          </w:p>
                        </w:sdtContent>
                      </w:sdt>
                    </w:sdtContent>
                  </w:sdt>
                  <w:p w14:paraId="3026D47E"/>
                </w:txbxContent>
              </v:textbox>
            </v:shape>
          </w:pict>
        </mc:Fallback>
      </mc:AlternateContent>
    </w:r>
  </w:p>
  <w:p w14:paraId="49825E7F">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9904E">
    <w:pPr>
      <w:pStyle w:val="10"/>
      <w:jc w:val="cente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8169"/>
                          </w:sdtPr>
                          <w:sdtContent>
                            <w:sdt>
                              <w:sdtPr>
                                <w:id w:val="147466690"/>
                              </w:sdtPr>
                              <w:sdtContent>
                                <w:p w14:paraId="49761864">
                                  <w:pPr>
                                    <w:pStyle w:val="10"/>
                                    <w:jc w:val="center"/>
                                  </w:pPr>
                                  <w:r>
                                    <w:rPr>
                                      <w:b/>
                                      <w:sz w:val="24"/>
                                      <w:szCs w:val="24"/>
                                    </w:rPr>
                                    <w:fldChar w:fldCharType="begin"/>
                                  </w:r>
                                  <w:r>
                                    <w:rPr>
                                      <w:b/>
                                    </w:rPr>
                                    <w:instrText xml:space="preserve">PAGE</w:instrText>
                                  </w:r>
                                  <w:r>
                                    <w:rPr>
                                      <w:b/>
                                      <w:sz w:val="24"/>
                                      <w:szCs w:val="24"/>
                                    </w:rPr>
                                    <w:fldChar w:fldCharType="separate"/>
                                  </w:r>
                                  <w:r>
                                    <w:rPr>
                                      <w:b/>
                                    </w:rPr>
                                    <w:t>13</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29</w:t>
                                  </w:r>
                                  <w:r>
                                    <w:rPr>
                                      <w:b/>
                                      <w:sz w:val="24"/>
                                      <w:szCs w:val="24"/>
                                    </w:rPr>
                                    <w:fldChar w:fldCharType="end"/>
                                  </w:r>
                                </w:p>
                              </w:sdtContent>
                            </w:sdt>
                          </w:sdtContent>
                        </w:sdt>
                        <w:p w14:paraId="3A845851"/>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sdt>
                    <w:sdtPr>
                      <w:id w:val="147478169"/>
                    </w:sdtPr>
                    <w:sdtContent>
                      <w:sdt>
                        <w:sdtPr>
                          <w:id w:val="147466690"/>
                        </w:sdtPr>
                        <w:sdtContent>
                          <w:p w14:paraId="49761864">
                            <w:pPr>
                              <w:pStyle w:val="10"/>
                              <w:jc w:val="center"/>
                            </w:pPr>
                            <w:r>
                              <w:rPr>
                                <w:b/>
                                <w:sz w:val="24"/>
                                <w:szCs w:val="24"/>
                              </w:rPr>
                              <w:fldChar w:fldCharType="begin"/>
                            </w:r>
                            <w:r>
                              <w:rPr>
                                <w:b/>
                              </w:rPr>
                              <w:instrText xml:space="preserve">PAGE</w:instrText>
                            </w:r>
                            <w:r>
                              <w:rPr>
                                <w:b/>
                                <w:sz w:val="24"/>
                                <w:szCs w:val="24"/>
                              </w:rPr>
                              <w:fldChar w:fldCharType="separate"/>
                            </w:r>
                            <w:r>
                              <w:rPr>
                                <w:b/>
                              </w:rPr>
                              <w:t>13</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29</w:t>
                            </w:r>
                            <w:r>
                              <w:rPr>
                                <w:b/>
                                <w:sz w:val="24"/>
                                <w:szCs w:val="24"/>
                              </w:rPr>
                              <w:fldChar w:fldCharType="end"/>
                            </w:r>
                          </w:p>
                        </w:sdtContent>
                      </w:sdt>
                    </w:sdtContent>
                  </w:sdt>
                  <w:p w14:paraId="3A845851"/>
                </w:txbxContent>
              </v:textbox>
            </v:shape>
          </w:pict>
        </mc:Fallback>
      </mc:AlternateContent>
    </w:r>
  </w:p>
  <w:p w14:paraId="6D0E69B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1983E">
    <w:pPr>
      <w:pStyle w:val="10"/>
      <w:jc w:val="both"/>
    </w:pPr>
  </w:p>
  <w:p w14:paraId="1F0D53A9">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0851">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6E7F0">
    <w:pPr>
      <w:pStyle w:val="10"/>
      <w:jc w:val="cente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DA87DB">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67DA87DB">
                    <w:pPr>
                      <w:pStyle w:val="10"/>
                    </w:pPr>
                    <w:r>
                      <w:fldChar w:fldCharType="begin"/>
                    </w:r>
                    <w:r>
                      <w:instrText xml:space="preserve"> PAGE  \* MERGEFORMAT </w:instrText>
                    </w:r>
                    <w:r>
                      <w:fldChar w:fldCharType="separate"/>
                    </w:r>
                    <w:r>
                      <w:t>1</w:t>
                    </w:r>
                    <w:r>
                      <w:fldChar w:fldCharType="end"/>
                    </w:r>
                  </w:p>
                </w:txbxContent>
              </v:textbox>
            </v:shape>
          </w:pict>
        </mc:Fallback>
      </mc:AlternateContent>
    </w:r>
  </w:p>
  <w:p w14:paraId="601D01B5">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F722B">
    <w:pPr>
      <w:pStyle w:val="10"/>
      <w:jc w:val="cente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DF8D5F">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2DF8D5F">
                    <w:pPr>
                      <w:pStyle w:val="10"/>
                    </w:pPr>
                    <w:r>
                      <w:fldChar w:fldCharType="begin"/>
                    </w:r>
                    <w:r>
                      <w:instrText xml:space="preserve"> PAGE  \* MERGEFORMAT </w:instrText>
                    </w:r>
                    <w:r>
                      <w:fldChar w:fldCharType="separate"/>
                    </w:r>
                    <w:r>
                      <w:t>2</w:t>
                    </w:r>
                    <w:r>
                      <w:fldChar w:fldCharType="end"/>
                    </w:r>
                  </w:p>
                </w:txbxContent>
              </v:textbox>
            </v:shape>
          </w:pict>
        </mc:Fallback>
      </mc:AlternateContent>
    </w:r>
  </w:p>
  <w:p w14:paraId="7D1BA484">
    <w:pPr>
      <w:pStyle w:val="1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21566">
    <w:pPr>
      <w:pStyle w:val="10"/>
      <w:jc w:val="cente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0979D6">
                          <w:pPr>
                            <w:pStyle w:val="1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0C0979D6">
                    <w:pPr>
                      <w:pStyle w:val="10"/>
                    </w:pPr>
                    <w:r>
                      <w:fldChar w:fldCharType="begin"/>
                    </w:r>
                    <w:r>
                      <w:instrText xml:space="preserve"> PAGE  \* MERGEFORMAT </w:instrText>
                    </w:r>
                    <w:r>
                      <w:fldChar w:fldCharType="separate"/>
                    </w:r>
                    <w:r>
                      <w:t>3</w:t>
                    </w:r>
                    <w:r>
                      <w:fldChar w:fldCharType="end"/>
                    </w:r>
                  </w:p>
                </w:txbxContent>
              </v:textbox>
            </v:shape>
          </w:pict>
        </mc:Fallback>
      </mc:AlternateContent>
    </w:r>
  </w:p>
  <w:p w14:paraId="1C11845B">
    <w:pPr>
      <w:pStyle w:val="1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9264B">
    <w:pPr>
      <w:pStyle w:val="10"/>
      <w:jc w:val="center"/>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2142"/>
                          </w:sdtPr>
                          <w:sdtEndPr>
                            <w:rPr>
                              <w:sz w:val="21"/>
                              <w:szCs w:val="21"/>
                            </w:rPr>
                          </w:sdtEndPr>
                          <w:sdtContent>
                            <w:p w14:paraId="2C9A7EC9">
                              <w:pPr>
                                <w:pStyle w:val="1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w:t>
                              </w:r>
                              <w:r>
                                <w:rPr>
                                  <w:sz w:val="21"/>
                                  <w:szCs w:val="21"/>
                                </w:rPr>
                                <w:t xml:space="preserve"> 8 -</w:t>
                              </w:r>
                              <w:r>
                                <w:rPr>
                                  <w:sz w:val="21"/>
                                  <w:szCs w:val="21"/>
                                </w:rPr>
                                <w:fldChar w:fldCharType="end"/>
                              </w:r>
                            </w:p>
                          </w:sdtContent>
                        </w:sdt>
                        <w:p w14:paraId="2C725D15">
                          <w:pPr>
                            <w:rPr>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sdt>
                    <w:sdtPr>
                      <w:id w:val="147452142"/>
                    </w:sdtPr>
                    <w:sdtEndPr>
                      <w:rPr>
                        <w:sz w:val="21"/>
                        <w:szCs w:val="21"/>
                      </w:rPr>
                    </w:sdtEndPr>
                    <w:sdtContent>
                      <w:p w14:paraId="2C9A7EC9">
                        <w:pPr>
                          <w:pStyle w:val="1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w:t>
                        </w:r>
                        <w:r>
                          <w:rPr>
                            <w:sz w:val="21"/>
                            <w:szCs w:val="21"/>
                          </w:rPr>
                          <w:t xml:space="preserve"> 8 -</w:t>
                        </w:r>
                        <w:r>
                          <w:rPr>
                            <w:sz w:val="21"/>
                            <w:szCs w:val="21"/>
                          </w:rPr>
                          <w:fldChar w:fldCharType="end"/>
                        </w:r>
                      </w:p>
                    </w:sdtContent>
                  </w:sdt>
                  <w:p w14:paraId="2C725D15">
                    <w:pPr>
                      <w:rPr>
                        <w:sz w:val="21"/>
                        <w:szCs w:val="21"/>
                      </w:rPr>
                    </w:pPr>
                  </w:p>
                </w:txbxContent>
              </v:textbox>
            </v:shape>
          </w:pict>
        </mc:Fallback>
      </mc:AlternateContent>
    </w:r>
  </w:p>
  <w:p w14:paraId="531DB4A4">
    <w:pPr>
      <w:pStyle w:val="10"/>
      <w:jc w:val="center"/>
      <w:rPr>
        <w:sz w:val="21"/>
        <w:szCs w:val="21"/>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22850">
    <w:pPr>
      <w:pStyle w:val="10"/>
      <w:jc w:val="both"/>
      <w:rPr>
        <w:sz w:val="21"/>
        <w:szCs w:val="21"/>
      </w:rPr>
    </w:pPr>
    <w:sdt>
      <w:sdtPr>
        <w:id w:val="147475668"/>
        <w:showingPlcHdr/>
      </w:sdtPr>
      <w:sdtEndPr>
        <w:rPr>
          <w:sz w:val="21"/>
          <w:szCs w:val="21"/>
        </w:rPr>
      </w:sdtEndPr>
      <w:sdtContent>
        <w:r>
          <w:rPr>
            <w:rFonts w:hint="eastAsia"/>
            <w:lang w:eastAsia="zh-CN"/>
          </w:rPr>
          <w:t xml:space="preserve">     </w:t>
        </w:r>
      </w:sdtContent>
    </w:sdt>
  </w:p>
  <w:p w14:paraId="19FBB1EA">
    <w:pPr>
      <w:pStyle w:val="10"/>
      <w:jc w:val="both"/>
      <w:rPr>
        <w:sz w:val="21"/>
        <w:szCs w:val="21"/>
      </w:rPr>
    </w:pPr>
  </w:p>
  <w:p w14:paraId="7BD9844B">
    <w:pPr>
      <w:pStyle w:val="10"/>
      <w:jc w:val="center"/>
      <w:rPr>
        <w:sz w:val="21"/>
        <w:szCs w:val="21"/>
      </w:rPr>
    </w:pPr>
  </w:p>
  <w:p w14:paraId="2997FF99">
    <w:pPr>
      <w:pStyle w:val="10"/>
      <w:jc w:val="center"/>
      <w:rPr>
        <w:sz w:val="21"/>
        <w:szCs w:val="21"/>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9522"/>
      <w:showingPlcHdr/>
    </w:sdtPr>
    <w:sdtEndPr>
      <w:rPr>
        <w:sz w:val="21"/>
        <w:szCs w:val="21"/>
      </w:rPr>
    </w:sdtEndPr>
    <w:sdtContent>
      <w:p w14:paraId="10396C99">
        <w:pPr>
          <w:pStyle w:val="10"/>
          <w:jc w:val="both"/>
          <w:rPr>
            <w:sz w:val="21"/>
            <w:szCs w:val="21"/>
          </w:rPr>
        </w:pPr>
        <w:r>
          <w:rPr>
            <w:rFonts w:hint="eastAsia"/>
            <w:lang w:eastAsia="zh-CN"/>
          </w:rPr>
          <w:t xml:space="preserve">     </w:t>
        </w:r>
      </w:p>
    </w:sdtContent>
  </w:sdt>
  <w:p w14:paraId="62EECFBC">
    <w:pPr>
      <w:pStyle w:val="10"/>
      <w:jc w:val="both"/>
      <w:rPr>
        <w:sz w:val="21"/>
        <w:szCs w:val="21"/>
      </w:rPr>
    </w:pPr>
  </w:p>
  <w:p w14:paraId="55B7A986">
    <w:pPr>
      <w:pStyle w:val="10"/>
      <w:jc w:val="center"/>
      <w:rPr>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674"/>
                          </w:sdtPr>
                          <w:sdtEndPr>
                            <w:rPr>
                              <w:sz w:val="21"/>
                              <w:szCs w:val="21"/>
                            </w:rPr>
                          </w:sdtEndPr>
                          <w:sdtContent>
                            <w:p w14:paraId="4141BAFF">
                              <w:pPr>
                                <w:pStyle w:val="1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w:t>
                              </w:r>
                              <w:r>
                                <w:rPr>
                                  <w:sz w:val="21"/>
                                  <w:szCs w:val="21"/>
                                </w:rPr>
                                <w:t xml:space="preserve"> 8 -</w:t>
                              </w:r>
                              <w:r>
                                <w:rPr>
                                  <w:sz w:val="21"/>
                                  <w:szCs w:val="21"/>
                                </w:rPr>
                                <w:fldChar w:fldCharType="end"/>
                              </w:r>
                            </w:p>
                          </w:sdtContent>
                        </w:sdt>
                        <w:p w14:paraId="34C62F77">
                          <w:pPr>
                            <w:rPr>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sdt>
                    <w:sdtPr>
                      <w:id w:val="147459674"/>
                    </w:sdtPr>
                    <w:sdtEndPr>
                      <w:rPr>
                        <w:sz w:val="21"/>
                        <w:szCs w:val="21"/>
                      </w:rPr>
                    </w:sdtEndPr>
                    <w:sdtContent>
                      <w:p w14:paraId="4141BAFF">
                        <w:pPr>
                          <w:pStyle w:val="1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w:t>
                        </w:r>
                        <w:r>
                          <w:rPr>
                            <w:sz w:val="21"/>
                            <w:szCs w:val="21"/>
                          </w:rPr>
                          <w:t xml:space="preserve"> 8 -</w:t>
                        </w:r>
                        <w:r>
                          <w:rPr>
                            <w:sz w:val="21"/>
                            <w:szCs w:val="21"/>
                          </w:rPr>
                          <w:fldChar w:fldCharType="end"/>
                        </w:r>
                      </w:p>
                    </w:sdtContent>
                  </w:sdt>
                  <w:p w14:paraId="34C62F77">
                    <w:pPr>
                      <w:rPr>
                        <w:sz w:val="21"/>
                        <w:szCs w:val="21"/>
                      </w:rPr>
                    </w:pPr>
                  </w:p>
                </w:txbxContent>
              </v:textbox>
            </v:shape>
          </w:pict>
        </mc:Fallback>
      </mc:AlternateContent>
    </w:r>
  </w:p>
  <w:p w14:paraId="47925A64">
    <w:pPr>
      <w:pStyle w:val="10"/>
      <w:jc w:val="center"/>
      <w:rPr>
        <w:sz w:val="21"/>
        <w:szCs w:val="21"/>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E44D2">
    <w:pPr>
      <w:pStyle w:val="10"/>
      <w:jc w:val="both"/>
      <w:rPr>
        <w:sz w:val="21"/>
        <w:szCs w:val="21"/>
      </w:rPr>
    </w:pPr>
    <w:sdt>
      <w:sdtPr>
        <w:id w:val="147479774"/>
        <w:showingPlcHdr/>
      </w:sdtPr>
      <w:sdtEndPr>
        <w:rPr>
          <w:sz w:val="21"/>
          <w:szCs w:val="21"/>
        </w:rPr>
      </w:sdtEndPr>
      <w:sdtContent>
        <w:r>
          <w:rPr>
            <w:rFonts w:hint="eastAsia"/>
            <w:lang w:eastAsia="zh-CN"/>
          </w:rPr>
          <w:t xml:space="preserve">     </w:t>
        </w:r>
      </w:sdtContent>
    </w:sdt>
  </w:p>
  <w:p w14:paraId="49ACDBF8">
    <w:pPr>
      <w:pStyle w:val="10"/>
      <w:tabs>
        <w:tab w:val="clear" w:pos="4153"/>
      </w:tabs>
      <w:jc w:val="center"/>
      <w:rPr>
        <w:sz w:val="21"/>
        <w:szCs w:val="21"/>
      </w:rPr>
    </w:pPr>
  </w:p>
  <w:p w14:paraId="20FF6033">
    <w:pPr>
      <w:pStyle w:val="10"/>
      <w:jc w:val="center"/>
      <w:rPr>
        <w:sz w:val="21"/>
        <w:szCs w:val="21"/>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5411"/>
      <w:showingPlcHdr/>
    </w:sdtPr>
    <w:sdtEndPr>
      <w:rPr>
        <w:sz w:val="21"/>
        <w:szCs w:val="21"/>
      </w:rPr>
    </w:sdtEndPr>
    <w:sdtContent>
      <w:p w14:paraId="706C0FE0">
        <w:pPr>
          <w:pStyle w:val="10"/>
          <w:jc w:val="both"/>
          <w:rPr>
            <w:sz w:val="21"/>
            <w:szCs w:val="21"/>
          </w:rPr>
        </w:pPr>
        <w:r>
          <w:rPr>
            <w:rFonts w:hint="eastAsia"/>
            <w:lang w:eastAsia="zh-CN"/>
          </w:rPr>
          <w:t xml:space="preserve">     </w:t>
        </w:r>
      </w:p>
    </w:sdtContent>
  </w:sdt>
  <w:p w14:paraId="36A7511D">
    <w:pPr>
      <w:pStyle w:val="10"/>
      <w:jc w:val="both"/>
      <w:rPr>
        <w:sz w:val="21"/>
        <w:szCs w:val="21"/>
      </w:rPr>
    </w:pPr>
  </w:p>
  <w:p w14:paraId="10ED8CC5">
    <w:pPr>
      <w:pStyle w:val="10"/>
      <w:jc w:val="center"/>
      <w:rPr>
        <w:sz w:val="21"/>
        <w:szCs w:val="21"/>
      </w:rP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6328"/>
                          </w:sdtPr>
                          <w:sdtEndPr>
                            <w:rPr>
                              <w:sz w:val="21"/>
                              <w:szCs w:val="21"/>
                            </w:rPr>
                          </w:sdtEndPr>
                          <w:sdtContent>
                            <w:p w14:paraId="6885E317">
                              <w:pPr>
                                <w:pStyle w:val="1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w:t>
                              </w:r>
                              <w:r>
                                <w:rPr>
                                  <w:sz w:val="21"/>
                                  <w:szCs w:val="21"/>
                                </w:rPr>
                                <w:t xml:space="preserve"> 8 -</w:t>
                              </w:r>
                              <w:r>
                                <w:rPr>
                                  <w:sz w:val="21"/>
                                  <w:szCs w:val="21"/>
                                </w:rPr>
                                <w:fldChar w:fldCharType="end"/>
                              </w:r>
                            </w:p>
                          </w:sdtContent>
                        </w:sdt>
                        <w:p w14:paraId="18D93E7B">
                          <w:pPr>
                            <w:rPr>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sdt>
                    <w:sdtPr>
                      <w:id w:val="147456328"/>
                    </w:sdtPr>
                    <w:sdtEndPr>
                      <w:rPr>
                        <w:sz w:val="21"/>
                        <w:szCs w:val="21"/>
                      </w:rPr>
                    </w:sdtEndPr>
                    <w:sdtContent>
                      <w:p w14:paraId="6885E317">
                        <w:pPr>
                          <w:pStyle w:val="1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w:t>
                        </w:r>
                        <w:r>
                          <w:rPr>
                            <w:sz w:val="21"/>
                            <w:szCs w:val="21"/>
                          </w:rPr>
                          <w:t xml:space="preserve"> 8 -</w:t>
                        </w:r>
                        <w:r>
                          <w:rPr>
                            <w:sz w:val="21"/>
                            <w:szCs w:val="21"/>
                          </w:rPr>
                          <w:fldChar w:fldCharType="end"/>
                        </w:r>
                      </w:p>
                    </w:sdtContent>
                  </w:sdt>
                  <w:p w14:paraId="18D93E7B">
                    <w:pPr>
                      <w:rPr>
                        <w:sz w:val="21"/>
                        <w:szCs w:val="21"/>
                      </w:rPr>
                    </w:pPr>
                  </w:p>
                </w:txbxContent>
              </v:textbox>
            </v:shape>
          </w:pict>
        </mc:Fallback>
      </mc:AlternateContent>
    </w:r>
  </w:p>
  <w:p w14:paraId="5CC06A86">
    <w:pPr>
      <w:pStyle w:val="10"/>
      <w:jc w:val="center"/>
      <w:rPr>
        <w:sz w:val="21"/>
        <w:szCs w:val="21"/>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B600D">
    <w:pPr>
      <w:pStyle w:val="10"/>
      <w:jc w:val="both"/>
      <w:rPr>
        <w:sz w:val="21"/>
        <w:szCs w:val="21"/>
      </w:rPr>
    </w:pPr>
    <w:sdt>
      <w:sdtPr>
        <w:id w:val="147455509"/>
        <w:showingPlcHdr/>
      </w:sdtPr>
      <w:sdtEndPr>
        <w:rPr>
          <w:sz w:val="21"/>
          <w:szCs w:val="21"/>
        </w:rPr>
      </w:sdtEndPr>
      <w:sdtContent>
        <w:r>
          <w:rPr>
            <w:rFonts w:hint="eastAsia"/>
            <w:lang w:eastAsia="zh-CN"/>
          </w:rPr>
          <w:t xml:space="preserve">     </w:t>
        </w:r>
      </w:sdtContent>
    </w:sdt>
  </w:p>
  <w:p w14:paraId="3400FD55">
    <w:pPr>
      <w:pStyle w:val="10"/>
      <w:jc w:val="both"/>
      <w:rPr>
        <w:sz w:val="21"/>
        <w:szCs w:val="21"/>
      </w:rPr>
    </w:pPr>
  </w:p>
  <w:p w14:paraId="41C4C9DD">
    <w:pPr>
      <w:pStyle w:val="10"/>
      <w:jc w:val="center"/>
      <w:rPr>
        <w:sz w:val="21"/>
        <w:szCs w:val="21"/>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D44D3">
    <w:pPr>
      <w:pStyle w:val="10"/>
      <w:jc w:val="both"/>
      <w:rPr>
        <w:sz w:val="21"/>
        <w:szCs w:val="21"/>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2BB862">
                          <w:pPr>
                            <w:pStyle w:val="10"/>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6B2BB862">
                    <w:pPr>
                      <w:pStyle w:val="10"/>
                    </w:pPr>
                    <w:r>
                      <w:fldChar w:fldCharType="begin"/>
                    </w:r>
                    <w:r>
                      <w:instrText xml:space="preserve"> PAGE  \* MERGEFORMAT </w:instrText>
                    </w:r>
                    <w:r>
                      <w:fldChar w:fldCharType="separate"/>
                    </w:r>
                    <w:r>
                      <w:t>13</w:t>
                    </w:r>
                    <w:r>
                      <w:fldChar w:fldCharType="end"/>
                    </w:r>
                  </w:p>
                </w:txbxContent>
              </v:textbox>
            </v:shape>
          </w:pict>
        </mc:Fallback>
      </mc:AlternateContent>
    </w:r>
    <w:sdt>
      <w:sdtPr>
        <w:id w:val="147481902"/>
        <w:showingPlcHdr/>
      </w:sdtPr>
      <w:sdtEndPr>
        <w:rPr>
          <w:sz w:val="21"/>
          <w:szCs w:val="21"/>
        </w:rPr>
      </w:sdtEndPr>
      <w:sdtContent>
        <w:r>
          <w:rPr>
            <w:rFonts w:hint="eastAsia"/>
            <w:lang w:eastAsia="zh-CN"/>
          </w:rPr>
          <w:t xml:space="preserve">     </w:t>
        </w:r>
      </w:sdtContent>
    </w:sdt>
  </w:p>
  <w:p w14:paraId="10CE1E48">
    <w:pPr>
      <w:pStyle w:val="10"/>
      <w:jc w:val="both"/>
      <w:rPr>
        <w:sz w:val="21"/>
        <w:szCs w:val="21"/>
      </w:rPr>
    </w:pPr>
  </w:p>
  <w:p w14:paraId="634F5C56">
    <w:pPr>
      <w:pStyle w:val="10"/>
      <w:jc w:val="center"/>
      <w:rPr>
        <w:sz w:val="21"/>
        <w:szCs w:val="21"/>
      </w:rPr>
    </w:pPr>
  </w:p>
  <w:p w14:paraId="2C44F058">
    <w:pPr>
      <w:pStyle w:val="10"/>
      <w:jc w:val="center"/>
      <w:rPr>
        <w:sz w:val="21"/>
        <w:szCs w:val="21"/>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BA7A0">
    <w:pPr>
      <w:pStyle w:val="10"/>
      <w:jc w:val="both"/>
      <w:rPr>
        <w:sz w:val="21"/>
        <w:szCs w:val="21"/>
      </w:rPr>
    </w:pPr>
    <w:sdt>
      <w:sdtPr>
        <w:id w:val="147465757"/>
        <w:showingPlcHdr/>
      </w:sdtPr>
      <w:sdtEndPr>
        <w:rPr>
          <w:sz w:val="21"/>
          <w:szCs w:val="21"/>
        </w:rPr>
      </w:sdtEndPr>
      <w:sdtContent>
        <w:r>
          <w:rPr>
            <w:rFonts w:hint="eastAsia"/>
            <w:lang w:eastAsia="zh-CN"/>
          </w:rPr>
          <w:t xml:space="preserve">     </w:t>
        </w:r>
      </w:sdtContent>
    </w:sdt>
  </w:p>
  <w:p w14:paraId="63F324D1">
    <w:pPr>
      <w:pStyle w:val="10"/>
      <w:jc w:val="both"/>
      <w:rPr>
        <w:sz w:val="21"/>
        <w:szCs w:val="21"/>
      </w:rPr>
    </w:pPr>
  </w:p>
  <w:p w14:paraId="1A303F8E">
    <w:pPr>
      <w:pStyle w:val="10"/>
      <w:jc w:val="center"/>
      <w:rPr>
        <w:sz w:val="21"/>
        <w:szCs w:val="21"/>
      </w:rPr>
    </w:pPr>
  </w:p>
  <w:p w14:paraId="525CCF01">
    <w:pPr>
      <w:pStyle w:val="10"/>
      <w:jc w:val="center"/>
      <w:rPr>
        <w:sz w:val="21"/>
        <w:szCs w:val="21"/>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FBE4D">
    <w:pPr>
      <w:pStyle w:val="10"/>
      <w:jc w:val="both"/>
      <w:rPr>
        <w:sz w:val="21"/>
        <w:szCs w:val="21"/>
      </w:rPr>
    </w:pPr>
    <w:sdt>
      <w:sdtPr>
        <w:id w:val="147478221"/>
        <w:showingPlcHdr/>
      </w:sdtPr>
      <w:sdtEndPr>
        <w:rPr>
          <w:sz w:val="21"/>
          <w:szCs w:val="21"/>
        </w:rPr>
      </w:sdtEndPr>
      <w:sdtContent>
        <w:r>
          <w:rPr>
            <w:rFonts w:hint="eastAsia"/>
            <w:lang w:eastAsia="zh-CN"/>
          </w:rPr>
          <w:t xml:space="preserve">     </w:t>
        </w:r>
      </w:sdtContent>
    </w:sdt>
  </w:p>
  <w:p w14:paraId="02D46E6C">
    <w:pPr>
      <w:pStyle w:val="10"/>
      <w:jc w:val="both"/>
      <w:rPr>
        <w:sz w:val="21"/>
        <w:szCs w:val="21"/>
      </w:rPr>
    </w:pPr>
  </w:p>
  <w:p w14:paraId="6E9ED7EC">
    <w:pPr>
      <w:pStyle w:val="10"/>
      <w:jc w:val="center"/>
      <w:rPr>
        <w:sz w:val="21"/>
        <w:szCs w:val="21"/>
      </w:rPr>
    </w:pPr>
  </w:p>
  <w:p w14:paraId="4ADDF192">
    <w:pPr>
      <w:pStyle w:val="10"/>
      <w:jc w:val="center"/>
      <w:rPr>
        <w:sz w:val="21"/>
        <w:szCs w:val="21"/>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8712"/>
      <w:showingPlcHdr/>
    </w:sdtPr>
    <w:sdtEndPr>
      <w:rPr>
        <w:sz w:val="21"/>
        <w:szCs w:val="21"/>
      </w:rPr>
    </w:sdtEndPr>
    <w:sdtContent>
      <w:p w14:paraId="108B2DFD">
        <w:pPr>
          <w:pStyle w:val="10"/>
          <w:jc w:val="both"/>
          <w:rPr>
            <w:sz w:val="21"/>
            <w:szCs w:val="21"/>
          </w:rPr>
        </w:pPr>
        <w:r>
          <w:rPr>
            <w:rFonts w:hint="eastAsia"/>
            <w:lang w:eastAsia="zh-CN"/>
          </w:rPr>
          <w:t xml:space="preserve">     </w:t>
        </w:r>
      </w:p>
    </w:sdtContent>
  </w:sdt>
  <w:p w14:paraId="6A3A62ED">
    <w:pPr>
      <w:pStyle w:val="10"/>
      <w:jc w:val="both"/>
      <w:rPr>
        <w:sz w:val="21"/>
        <w:szCs w:val="21"/>
      </w:rPr>
    </w:pPr>
  </w:p>
  <w:p w14:paraId="7A10CEF9">
    <w:pPr>
      <w:pStyle w:val="10"/>
      <w:jc w:val="center"/>
      <w:rPr>
        <w:sz w:val="21"/>
        <w:szCs w:val="21"/>
      </w:rPr>
    </w:pPr>
  </w:p>
  <w:p w14:paraId="1210002E">
    <w:pPr>
      <w:pStyle w:val="10"/>
      <w:jc w:val="center"/>
      <w:rPr>
        <w:sz w:val="21"/>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FA1D0">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FAF9B">
    <w:pPr>
      <w:pStyle w:val="11"/>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5F44E">
    <w:pPr>
      <w:pStyle w:val="11"/>
      <w:jc w:val="left"/>
      <w:rPr>
        <w:rFonts w:asciiTheme="majorEastAsia" w:hAnsiTheme="majorEastAsia" w:eastAsiaTheme="majorEastAsia"/>
        <w:sz w:val="21"/>
        <w:szCs w:val="21"/>
      </w:rPr>
    </w:pPr>
    <w:r>
      <w:rPr>
        <w:rFonts w:hint="eastAsia" w:asciiTheme="majorEastAsia" w:hAnsiTheme="majorEastAsia" w:eastAsiaTheme="majorEastAsia"/>
        <w:sz w:val="21"/>
        <w:szCs w:val="21"/>
      </w:rPr>
      <w:t>东北大学本科生毕业设计（论文）                                            郑重声明</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3467B">
    <w:pPr>
      <w:pStyle w:val="11"/>
      <w:jc w:val="left"/>
      <w:rPr>
        <w:rFonts w:ascii="楷体_GB2312" w:eastAsia="楷体_GB2312"/>
        <w:sz w:val="21"/>
        <w:szCs w:val="21"/>
      </w:rPr>
    </w:pPr>
    <w:r>
      <w:rPr>
        <w:rFonts w:hint="eastAsia" w:asciiTheme="majorEastAsia" w:hAnsiTheme="majorEastAsia" w:eastAsiaTheme="majorEastAsia"/>
        <w:sz w:val="21"/>
        <w:szCs w:val="21"/>
      </w:rPr>
      <w:t>东北大学本科生毕业设计（论文）                                                 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CCD2E">
    <w:pPr>
      <w:pStyle w:val="11"/>
      <w:jc w:val="left"/>
      <w:rPr>
        <w:rFonts w:ascii="楷体_GB2312" w:eastAsia="楷体_GB2312"/>
        <w:sz w:val="21"/>
        <w:szCs w:val="21"/>
      </w:rPr>
    </w:pPr>
    <w:r>
      <w:rPr>
        <w:rFonts w:hint="eastAsia" w:asciiTheme="majorEastAsia" w:hAnsiTheme="majorEastAsia" w:eastAsiaTheme="majorEastAsia"/>
        <w:sz w:val="21"/>
        <w:szCs w:val="21"/>
      </w:rPr>
      <w:t xml:space="preserve">东北大学本科生毕业设计（论文）                                              </w:t>
    </w:r>
    <w:r>
      <w:rPr>
        <w:rFonts w:eastAsiaTheme="majorEastAsia"/>
        <w:sz w:val="21"/>
        <w:szCs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55D40">
    <w:pPr>
      <w:pStyle w:val="11"/>
      <w:jc w:val="left"/>
      <w:rPr>
        <w:rFonts w:ascii="楷体_GB2312" w:eastAsia="楷体_GB2312"/>
        <w:sz w:val="21"/>
        <w:szCs w:val="21"/>
      </w:rPr>
    </w:pPr>
    <w:r>
      <w:rPr>
        <w:rFonts w:hint="eastAsia" w:asciiTheme="majorEastAsia" w:hAnsiTheme="majorEastAsia" w:eastAsiaTheme="majorEastAsia"/>
        <w:sz w:val="21"/>
        <w:szCs w:val="21"/>
      </w:rPr>
      <w:t xml:space="preserve">东北大学本科生毕业设计（论文）                                               </w:t>
    </w:r>
    <w:r>
      <w:rPr>
        <w:rFonts w:hint="eastAsia" w:asciiTheme="majorEastAsia" w:hAnsiTheme="majorEastAsia" w:eastAsiaTheme="majorEastAsia"/>
        <w:sz w:val="21"/>
        <w:szCs w:val="21"/>
        <w:lang w:val="en-US" w:eastAsia="zh-CN"/>
      </w:rPr>
      <w:t xml:space="preserve">  </w:t>
    </w:r>
    <w:r>
      <w:rPr>
        <w:rFonts w:hint="eastAsia" w:asciiTheme="majorEastAsia" w:hAnsiTheme="majorEastAsia" w:eastAsiaTheme="majorEastAsia"/>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3615C">
    <w:pPr>
      <w:pStyle w:val="11"/>
      <w:jc w:val="right"/>
      <w:rPr>
        <w:rFonts w:ascii="楷体_GB2312" w:eastAsiaTheme="majorEastAsia"/>
        <w:sz w:val="21"/>
        <w:szCs w:val="21"/>
      </w:rPr>
    </w:pPr>
    <w:r>
      <w:rPr>
        <w:rFonts w:hint="eastAsia" w:asciiTheme="majorEastAsia" w:hAnsiTheme="majorEastAsia" w:eastAsiaTheme="majorEastAsia"/>
        <w:sz w:val="21"/>
        <w:szCs w:val="21"/>
      </w:rPr>
      <w:t>东北大学本科生毕业设计（论文）                                              1</w:t>
    </w:r>
    <w:r>
      <w:rPr>
        <w:rFonts w:asciiTheme="majorEastAsia" w:hAnsiTheme="majorEastAsia" w:eastAsiaTheme="majorEastAsia"/>
        <w:sz w:val="21"/>
        <w:szCs w:val="21"/>
      </w:rPr>
      <w:t xml:space="preserve"> </w:t>
    </w:r>
    <w:r>
      <w:rPr>
        <w:rFonts w:hint="eastAsia" w:asciiTheme="majorEastAsia" w:hAnsiTheme="majorEastAsia" w:eastAsiaTheme="majorEastAsia"/>
        <w:sz w:val="21"/>
        <w:szCs w:val="21"/>
      </w:rPr>
      <w:t>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48CB3">
    <w:pPr>
      <w:pStyle w:val="11"/>
      <w:jc w:val="left"/>
      <w:rPr>
        <w:rFonts w:hint="eastAsia" w:ascii="楷体_GB2312" w:eastAsiaTheme="majorEastAsia"/>
        <w:sz w:val="21"/>
        <w:szCs w:val="21"/>
      </w:rPr>
    </w:pPr>
    <w:r>
      <w:rPr>
        <w:rFonts w:hint="eastAsia" w:asciiTheme="majorEastAsia" w:hAnsiTheme="majorEastAsia" w:eastAsiaTheme="majorEastAsia"/>
        <w:sz w:val="21"/>
        <w:szCs w:val="21"/>
      </w:rPr>
      <w:t>东北大学本科生毕业设计（论文）                                        2 材料和方法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CA015">
    <w:pPr>
      <w:pStyle w:val="11"/>
      <w:jc w:val="left"/>
      <w:rPr>
        <w:rFonts w:ascii="楷体_GB2312" w:eastAsiaTheme="majorEastAsia"/>
        <w:sz w:val="21"/>
        <w:szCs w:val="21"/>
      </w:rPr>
    </w:pPr>
    <w:r>
      <w:rPr>
        <w:rFonts w:hint="eastAsia" w:asciiTheme="majorEastAsia" w:hAnsiTheme="majorEastAsia" w:eastAsiaTheme="majorEastAsia"/>
        <w:sz w:val="21"/>
        <w:szCs w:val="21"/>
      </w:rPr>
      <w:t>东北大学本科生毕业设计（论文）                                        3</w:t>
    </w:r>
    <w:r>
      <w:rPr>
        <w:rFonts w:asciiTheme="majorEastAsia" w:hAnsiTheme="majorEastAsia" w:eastAsiaTheme="majorEastAsia"/>
        <w:sz w:val="21"/>
        <w:szCs w:val="21"/>
      </w:rPr>
      <w:t xml:space="preserve"> </w:t>
    </w:r>
    <w:r>
      <w:rPr>
        <w:rFonts w:hint="eastAsia" w:asciiTheme="majorEastAsia" w:hAnsiTheme="majorEastAsia" w:eastAsiaTheme="majorEastAsia"/>
        <w:sz w:val="21"/>
        <w:szCs w:val="21"/>
      </w:rPr>
      <w:t>结果与分析</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4ED99">
    <w:pPr>
      <w:pStyle w:val="11"/>
      <w:pBdr>
        <w:bottom w:val="none" w:color="auto" w:sz="0" w:space="1"/>
      </w:pBdr>
      <w:jc w:val="left"/>
      <w:rPr>
        <w:rFonts w:ascii="楷体_GB2312" w:eastAsiaTheme="majorEastAsia"/>
        <w:sz w:val="21"/>
        <w:szCs w:val="21"/>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0A410">
    <w:pPr>
      <w:pStyle w:val="11"/>
      <w:jc w:val="left"/>
      <w:rPr>
        <w:rFonts w:ascii="楷体_GB2312" w:eastAsiaTheme="majorEastAsia"/>
        <w:sz w:val="21"/>
        <w:szCs w:val="21"/>
      </w:rPr>
    </w:pPr>
    <w:r>
      <w:rPr>
        <w:rFonts w:hint="eastAsia" w:asciiTheme="majorEastAsia" w:hAnsiTheme="majorEastAsia" w:eastAsiaTheme="majorEastAsia"/>
        <w:sz w:val="21"/>
        <w:szCs w:val="21"/>
      </w:rPr>
      <w:t>东北大学本科生毕业设计（论文）                                              4</w:t>
    </w:r>
    <w:r>
      <w:rPr>
        <w:rFonts w:asciiTheme="majorEastAsia" w:hAnsiTheme="majorEastAsia" w:eastAsiaTheme="majorEastAsia"/>
        <w:sz w:val="21"/>
        <w:szCs w:val="21"/>
      </w:rPr>
      <w:t xml:space="preserve"> </w:t>
    </w:r>
    <w:r>
      <w:rPr>
        <w:rFonts w:hint="eastAsia" w:asciiTheme="majorEastAsia" w:hAnsiTheme="majorEastAsia" w:eastAsiaTheme="majorEastAsia"/>
        <w:sz w:val="21"/>
        <w:szCs w:val="21"/>
      </w:rPr>
      <w:t>结论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BC868">
    <w:pPr>
      <w:pStyle w:val="11"/>
      <w:pBdr>
        <w:bottom w:val="none" w:color="auto" w:sz="0" w:space="1"/>
      </w:pBdr>
      <w:jc w:val="left"/>
      <w:rPr>
        <w:rFonts w:hint="default" w:ascii="楷体_GB2312" w:eastAsiaTheme="majorEastAsia"/>
        <w:sz w:val="21"/>
        <w:szCs w:val="21"/>
        <w:lang w:val="en-US" w:eastAsia="zh-CN"/>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7549E">
    <w:pPr>
      <w:pStyle w:val="11"/>
      <w:jc w:val="left"/>
      <w:rPr>
        <w:rFonts w:hint="default" w:ascii="楷体_GB2312" w:eastAsiaTheme="majorEastAsia"/>
        <w:sz w:val="21"/>
        <w:szCs w:val="21"/>
        <w:lang w:val="en-US" w:eastAsia="zh-CN"/>
      </w:rPr>
    </w:pPr>
    <w:r>
      <w:rPr>
        <w:rFonts w:hint="eastAsia" w:asciiTheme="majorEastAsia" w:hAnsiTheme="majorEastAsia" w:eastAsiaTheme="majorEastAsia"/>
        <w:sz w:val="21"/>
        <w:szCs w:val="21"/>
      </w:rPr>
      <w:t xml:space="preserve">东北大学本科生毕业设计（论文）                                            </w:t>
    </w:r>
    <w:r>
      <w:rPr>
        <w:rFonts w:hint="eastAsia" w:asciiTheme="majorEastAsia" w:hAnsiTheme="majorEastAsia" w:eastAsiaTheme="majorEastAsia"/>
        <w:sz w:val="21"/>
        <w:szCs w:val="21"/>
        <w:lang w:val="en-US" w:eastAsia="zh-CN"/>
      </w:rPr>
      <w:t xml:space="preserve"> 参考文献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C51D6">
    <w:pPr>
      <w:pStyle w:val="11"/>
      <w:pBdr>
        <w:bottom w:val="none" w:color="auto" w:sz="0" w:space="1"/>
      </w:pBdr>
      <w:jc w:val="left"/>
      <w:rPr>
        <w:rFonts w:hint="default" w:ascii="楷体_GB2312" w:eastAsiaTheme="majorEastAsia"/>
        <w:sz w:val="21"/>
        <w:szCs w:val="21"/>
        <w:lang w:val="en-US" w:eastAsia="zh-CN"/>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FAFBF">
    <w:pPr>
      <w:pStyle w:val="11"/>
      <w:pBdr>
        <w:bottom w:val="single" w:color="auto" w:sz="4" w:space="1"/>
      </w:pBdr>
      <w:jc w:val="left"/>
      <w:rPr>
        <w:rFonts w:hint="default" w:ascii="楷体_GB2312" w:eastAsiaTheme="majorEastAsia"/>
        <w:sz w:val="21"/>
        <w:szCs w:val="21"/>
        <w:lang w:val="en-US" w:eastAsia="zh-CN"/>
      </w:rPr>
    </w:pPr>
    <w:r>
      <w:rPr>
        <w:rFonts w:hint="eastAsia" w:asciiTheme="majorEastAsia" w:hAnsiTheme="majorEastAsia" w:eastAsiaTheme="majorEastAsia"/>
        <w:sz w:val="21"/>
        <w:szCs w:val="21"/>
      </w:rPr>
      <w:t xml:space="preserve">东北大学本科生毕业设计（论文）                                       </w:t>
    </w:r>
    <w:r>
      <w:rPr>
        <w:rFonts w:hint="eastAsia" w:asciiTheme="majorEastAsia" w:hAnsiTheme="majorEastAsia" w:eastAsiaTheme="majorEastAsia"/>
        <w:sz w:val="21"/>
        <w:szCs w:val="21"/>
        <w:lang w:val="en-US" w:eastAsia="zh-CN"/>
      </w:rPr>
      <w:t>附录1：中文译文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5BA16">
    <w:pPr>
      <w:pStyle w:val="11"/>
      <w:jc w:val="left"/>
      <w:rPr>
        <w:rFonts w:hint="default" w:ascii="楷体_GB2312" w:eastAsiaTheme="majorEastAsia"/>
        <w:sz w:val="21"/>
        <w:szCs w:val="21"/>
        <w:lang w:val="en-US" w:eastAsia="zh-CN"/>
      </w:rPr>
    </w:pPr>
    <w:r>
      <w:rPr>
        <w:rFonts w:hint="eastAsia" w:asciiTheme="majorEastAsia" w:hAnsiTheme="majorEastAsia" w:eastAsiaTheme="majorEastAsia"/>
        <w:sz w:val="21"/>
        <w:szCs w:val="21"/>
      </w:rPr>
      <w:t xml:space="preserve">东北大学本科生毕业设计（论文）                                    </w:t>
    </w:r>
    <w:r>
      <w:rPr>
        <w:rFonts w:hint="eastAsia" w:asciiTheme="majorEastAsia" w:hAnsiTheme="majorEastAsia" w:eastAsiaTheme="majorEastAsia"/>
        <w:sz w:val="21"/>
        <w:szCs w:val="21"/>
        <w:lang w:val="en-US" w:eastAsia="zh-CN"/>
      </w:rPr>
      <w:t xml:space="preserve">   附录2：外文原文</w:t>
    </w:r>
  </w:p>
  <w:p w14:paraId="2A1D1F8C">
    <w:pPr>
      <w:pStyle w:val="11"/>
      <w:pBdr>
        <w:bottom w:val="none" w:color="auto" w:sz="0" w:space="1"/>
      </w:pBdr>
      <w:jc w:val="left"/>
      <w:rPr>
        <w:rFonts w:hint="default" w:ascii="楷体_GB2312" w:eastAsiaTheme="majorEastAsia"/>
        <w:sz w:val="21"/>
        <w:szCs w:val="21"/>
        <w:lang w:val="en-US" w:eastAsia="zh-CN"/>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8A26C">
    <w:pPr>
      <w:pStyle w:val="11"/>
      <w:pBdr>
        <w:bottom w:val="none" w:color="auto" w:sz="0" w:space="1"/>
      </w:pBdr>
      <w:tabs>
        <w:tab w:val="left" w:pos="7724"/>
        <w:tab w:val="clear" w:pos="8306"/>
      </w:tabs>
      <w:jc w:val="left"/>
      <w:rPr>
        <w:rFonts w:hint="default" w:ascii="楷体_GB2312" w:eastAsiaTheme="majorEastAsia"/>
        <w:sz w:val="21"/>
        <w:szCs w:val="21"/>
        <w:lang w:val="en-US" w:eastAsia="zh-CN"/>
      </w:rPr>
    </w:pPr>
    <w:r>
      <w:rPr>
        <w:rFonts w:hint="eastAsia" w:asciiTheme="majorEastAsia" w:hAnsiTheme="majorEastAsia" w:eastAsiaTheme="majorEastAsia"/>
        <w:sz w:val="21"/>
        <w:szCs w:val="21"/>
      </w:rPr>
      <w:t xml:space="preserve">                                    </w:t>
    </w:r>
    <w:r>
      <w:rPr>
        <w:rFonts w:hint="eastAsia" w:asciiTheme="majorEastAsia" w:hAnsiTheme="majorEastAsia" w:eastAsiaTheme="majorEastAsia"/>
        <w:sz w:val="21"/>
        <w:szCs w:val="21"/>
        <w:lang w:eastAsia="zh-CN"/>
      </w:rPr>
      <w:tab/>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A3FAD">
    <w:pPr>
      <w:pStyle w:val="11"/>
      <w:jc w:val="left"/>
      <w:rPr>
        <w:rFonts w:hint="default" w:ascii="楷体_GB2312" w:eastAsiaTheme="majorEastAsia"/>
        <w:sz w:val="21"/>
        <w:szCs w:val="21"/>
        <w:lang w:val="en-US" w:eastAsia="zh-CN"/>
      </w:rPr>
    </w:pPr>
    <w:r>
      <w:rPr>
        <w:rFonts w:hint="eastAsia" w:asciiTheme="majorEastAsia" w:hAnsiTheme="majorEastAsia" w:eastAsiaTheme="majorEastAsia"/>
        <w:sz w:val="21"/>
        <w:szCs w:val="21"/>
      </w:rPr>
      <w:t xml:space="preserve">东北大学本科生毕业设计（论文）                                   </w:t>
    </w:r>
    <w:r>
      <w:rPr>
        <w:rFonts w:hint="eastAsia" w:asciiTheme="majorEastAsia" w:hAnsiTheme="majorEastAsia" w:eastAsiaTheme="majorEastAsia"/>
        <w:sz w:val="21"/>
        <w:szCs w:val="21"/>
        <w:lang w:val="en-US" w:eastAsia="zh-CN"/>
      </w:rPr>
      <w:t xml:space="preserve">           </w:t>
    </w:r>
    <w:r>
      <w:rPr>
        <w:rFonts w:hint="eastAsia" w:asciiTheme="majorEastAsia" w:hAnsiTheme="majorEastAsia" w:eastAsiaTheme="majorEastAsia"/>
        <w:sz w:val="21"/>
        <w:szCs w:val="21"/>
      </w:rPr>
      <w:t xml:space="preserve"> </w:t>
    </w:r>
    <w:r>
      <w:rPr>
        <w:rFonts w:hint="eastAsia" w:asciiTheme="majorEastAsia" w:hAnsiTheme="majorEastAsia" w:eastAsiaTheme="majorEastAsia"/>
        <w:sz w:val="21"/>
        <w:szCs w:val="21"/>
        <w:lang w:val="en-US" w:eastAsia="zh-CN"/>
      </w:rPr>
      <w:t xml:space="preserve">   致谢</w:t>
    </w:r>
  </w:p>
  <w:p w14:paraId="6B026286">
    <w:pPr>
      <w:pStyle w:val="11"/>
      <w:pBdr>
        <w:bottom w:val="none" w:color="auto" w:sz="0" w:space="1"/>
      </w:pBdr>
      <w:tabs>
        <w:tab w:val="left" w:pos="7724"/>
        <w:tab w:val="clear" w:pos="8306"/>
      </w:tabs>
      <w:jc w:val="left"/>
      <w:rPr>
        <w:rFonts w:hint="default" w:ascii="楷体_GB2312" w:eastAsiaTheme="majorEastAsia"/>
        <w:sz w:val="21"/>
        <w:szCs w:val="21"/>
        <w:lang w:val="en-US" w:eastAsia="zh-CN"/>
      </w:rPr>
    </w:pPr>
    <w:r>
      <w:rPr>
        <w:rFonts w:hint="eastAsia" w:asciiTheme="majorEastAsia" w:hAnsiTheme="majorEastAsia" w:eastAsiaTheme="majorEastAsia"/>
        <w:sz w:val="21"/>
        <w:szCs w:val="21"/>
      </w:rPr>
      <w:t xml:space="preserve">                                    </w:t>
    </w:r>
    <w:r>
      <w:rPr>
        <w:rFonts w:hint="eastAsia" w:asciiTheme="majorEastAsia" w:hAnsiTheme="majorEastAsia" w:eastAsiaTheme="majorEastAsia"/>
        <w:sz w:val="21"/>
        <w:szCs w:val="21"/>
        <w:lang w:eastAsia="zh-C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64251B"/>
    <w:multiLevelType w:val="multilevel"/>
    <w:tmpl w:val="3064251B"/>
    <w:lvl w:ilvl="0" w:tentative="0">
      <w:start w:val="1"/>
      <w:numFmt w:val="decimal"/>
      <w:lvlText w:val="[%1]"/>
      <w:lvlJc w:val="right"/>
      <w:pPr>
        <w:ind w:left="1251" w:hanging="360"/>
      </w:pPr>
      <w:rPr>
        <w:rFonts w:hint="eastAsia"/>
        <w:b w:val="0"/>
        <w:bCs w:val="0"/>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胡忠武">
    <w15:presenceInfo w15:providerId="None" w15:userId="胡忠武"/>
  </w15:person>
  <w15:person w15:author="陈紫瑶">
    <w15:presenceInfo w15:providerId="None" w15:userId="陈紫瑶"/>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641"/>
  <w:drawingGridHorizontalSpacing w:val="210"/>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k1NDcyNWQ5NmIwMDQwMzliZWZiMzBiZmZmYjhmMGYifQ=="/>
  </w:docVars>
  <w:rsids>
    <w:rsidRoot w:val="00BA6BEF"/>
    <w:rsid w:val="0000212C"/>
    <w:rsid w:val="00004BBB"/>
    <w:rsid w:val="00010BAB"/>
    <w:rsid w:val="000118A2"/>
    <w:rsid w:val="00012C29"/>
    <w:rsid w:val="000176A9"/>
    <w:rsid w:val="00027FED"/>
    <w:rsid w:val="00032717"/>
    <w:rsid w:val="00043406"/>
    <w:rsid w:val="00044E3B"/>
    <w:rsid w:val="00045AD7"/>
    <w:rsid w:val="000505F6"/>
    <w:rsid w:val="00060F5F"/>
    <w:rsid w:val="000634CC"/>
    <w:rsid w:val="0007483B"/>
    <w:rsid w:val="0007769D"/>
    <w:rsid w:val="00080253"/>
    <w:rsid w:val="000853E6"/>
    <w:rsid w:val="00085837"/>
    <w:rsid w:val="00094C9B"/>
    <w:rsid w:val="000A03D5"/>
    <w:rsid w:val="000C3184"/>
    <w:rsid w:val="000C3B32"/>
    <w:rsid w:val="000C5807"/>
    <w:rsid w:val="000D0155"/>
    <w:rsid w:val="000D7A13"/>
    <w:rsid w:val="000F1F5C"/>
    <w:rsid w:val="000F6D5B"/>
    <w:rsid w:val="00103014"/>
    <w:rsid w:val="00103A52"/>
    <w:rsid w:val="00115EB7"/>
    <w:rsid w:val="00121A37"/>
    <w:rsid w:val="0013778E"/>
    <w:rsid w:val="00150CD4"/>
    <w:rsid w:val="00162057"/>
    <w:rsid w:val="00176150"/>
    <w:rsid w:val="001807A3"/>
    <w:rsid w:val="00184F58"/>
    <w:rsid w:val="00196708"/>
    <w:rsid w:val="001A2828"/>
    <w:rsid w:val="001A7A2D"/>
    <w:rsid w:val="001B36BE"/>
    <w:rsid w:val="001C2325"/>
    <w:rsid w:val="001D5077"/>
    <w:rsid w:val="001E299E"/>
    <w:rsid w:val="001E5D15"/>
    <w:rsid w:val="001F3E7F"/>
    <w:rsid w:val="001F447A"/>
    <w:rsid w:val="00205653"/>
    <w:rsid w:val="00210B4C"/>
    <w:rsid w:val="00215612"/>
    <w:rsid w:val="002307FC"/>
    <w:rsid w:val="00237971"/>
    <w:rsid w:val="00254054"/>
    <w:rsid w:val="00255172"/>
    <w:rsid w:val="0025624E"/>
    <w:rsid w:val="0026293C"/>
    <w:rsid w:val="002668A0"/>
    <w:rsid w:val="00282362"/>
    <w:rsid w:val="00282BA3"/>
    <w:rsid w:val="00283F73"/>
    <w:rsid w:val="00290092"/>
    <w:rsid w:val="00293B6E"/>
    <w:rsid w:val="002B3E20"/>
    <w:rsid w:val="002B55E9"/>
    <w:rsid w:val="002D686D"/>
    <w:rsid w:val="002E0CB1"/>
    <w:rsid w:val="002E3CE9"/>
    <w:rsid w:val="002E7C37"/>
    <w:rsid w:val="002F0EA1"/>
    <w:rsid w:val="002F68AC"/>
    <w:rsid w:val="003078E1"/>
    <w:rsid w:val="00307B02"/>
    <w:rsid w:val="00321B51"/>
    <w:rsid w:val="00324E76"/>
    <w:rsid w:val="003333EF"/>
    <w:rsid w:val="00345D2D"/>
    <w:rsid w:val="0036094A"/>
    <w:rsid w:val="00360A9C"/>
    <w:rsid w:val="003734B3"/>
    <w:rsid w:val="00373550"/>
    <w:rsid w:val="00380032"/>
    <w:rsid w:val="00386E01"/>
    <w:rsid w:val="00390440"/>
    <w:rsid w:val="00391E80"/>
    <w:rsid w:val="003B53A6"/>
    <w:rsid w:val="003D48BC"/>
    <w:rsid w:val="003E33F8"/>
    <w:rsid w:val="004105F7"/>
    <w:rsid w:val="00415E17"/>
    <w:rsid w:val="00431F19"/>
    <w:rsid w:val="00433121"/>
    <w:rsid w:val="00435AD8"/>
    <w:rsid w:val="0043676E"/>
    <w:rsid w:val="00441C2F"/>
    <w:rsid w:val="004430FA"/>
    <w:rsid w:val="004458A8"/>
    <w:rsid w:val="00455470"/>
    <w:rsid w:val="00471584"/>
    <w:rsid w:val="00480A1E"/>
    <w:rsid w:val="00484276"/>
    <w:rsid w:val="004854A3"/>
    <w:rsid w:val="00492DFA"/>
    <w:rsid w:val="004A11F2"/>
    <w:rsid w:val="004A4A26"/>
    <w:rsid w:val="004C578E"/>
    <w:rsid w:val="004D0C68"/>
    <w:rsid w:val="004D7506"/>
    <w:rsid w:val="004E3F43"/>
    <w:rsid w:val="004E5301"/>
    <w:rsid w:val="004F5134"/>
    <w:rsid w:val="004F5497"/>
    <w:rsid w:val="00506988"/>
    <w:rsid w:val="00511140"/>
    <w:rsid w:val="005136DD"/>
    <w:rsid w:val="00525779"/>
    <w:rsid w:val="0054102E"/>
    <w:rsid w:val="0054126A"/>
    <w:rsid w:val="005532D9"/>
    <w:rsid w:val="0055481D"/>
    <w:rsid w:val="00556567"/>
    <w:rsid w:val="00564B2F"/>
    <w:rsid w:val="0056767D"/>
    <w:rsid w:val="00572B8C"/>
    <w:rsid w:val="00585165"/>
    <w:rsid w:val="005A460D"/>
    <w:rsid w:val="005A5916"/>
    <w:rsid w:val="005C16BB"/>
    <w:rsid w:val="005C5258"/>
    <w:rsid w:val="005D6D0B"/>
    <w:rsid w:val="005D75D1"/>
    <w:rsid w:val="005F353F"/>
    <w:rsid w:val="006000EF"/>
    <w:rsid w:val="00601E76"/>
    <w:rsid w:val="006037CA"/>
    <w:rsid w:val="00606548"/>
    <w:rsid w:val="00621841"/>
    <w:rsid w:val="00635BBA"/>
    <w:rsid w:val="00647526"/>
    <w:rsid w:val="0065069F"/>
    <w:rsid w:val="00650FD2"/>
    <w:rsid w:val="0065142D"/>
    <w:rsid w:val="00665A6E"/>
    <w:rsid w:val="00666139"/>
    <w:rsid w:val="00670DA6"/>
    <w:rsid w:val="00672352"/>
    <w:rsid w:val="0068061E"/>
    <w:rsid w:val="0068182A"/>
    <w:rsid w:val="0068393A"/>
    <w:rsid w:val="006865F0"/>
    <w:rsid w:val="00686FF9"/>
    <w:rsid w:val="0069011B"/>
    <w:rsid w:val="006A544F"/>
    <w:rsid w:val="006B7F8A"/>
    <w:rsid w:val="006C0AAC"/>
    <w:rsid w:val="006C1A7B"/>
    <w:rsid w:val="006D0972"/>
    <w:rsid w:val="006D3265"/>
    <w:rsid w:val="007246E3"/>
    <w:rsid w:val="007248E1"/>
    <w:rsid w:val="00727663"/>
    <w:rsid w:val="0074338D"/>
    <w:rsid w:val="00753210"/>
    <w:rsid w:val="00754A0B"/>
    <w:rsid w:val="007703BE"/>
    <w:rsid w:val="00796835"/>
    <w:rsid w:val="007B7899"/>
    <w:rsid w:val="007E252A"/>
    <w:rsid w:val="007F2F5F"/>
    <w:rsid w:val="007F4682"/>
    <w:rsid w:val="00803424"/>
    <w:rsid w:val="00822BCF"/>
    <w:rsid w:val="008262E9"/>
    <w:rsid w:val="00833199"/>
    <w:rsid w:val="0084325C"/>
    <w:rsid w:val="008500DF"/>
    <w:rsid w:val="008508E8"/>
    <w:rsid w:val="00851137"/>
    <w:rsid w:val="00852E51"/>
    <w:rsid w:val="008803E9"/>
    <w:rsid w:val="00880776"/>
    <w:rsid w:val="00884614"/>
    <w:rsid w:val="00890EB1"/>
    <w:rsid w:val="008B4C84"/>
    <w:rsid w:val="008B52B3"/>
    <w:rsid w:val="008D06D4"/>
    <w:rsid w:val="008F280D"/>
    <w:rsid w:val="008F5E92"/>
    <w:rsid w:val="00910970"/>
    <w:rsid w:val="009111DC"/>
    <w:rsid w:val="009119AC"/>
    <w:rsid w:val="0091727F"/>
    <w:rsid w:val="00920511"/>
    <w:rsid w:val="00930E44"/>
    <w:rsid w:val="00941DBD"/>
    <w:rsid w:val="00944FEB"/>
    <w:rsid w:val="00953E33"/>
    <w:rsid w:val="009810A1"/>
    <w:rsid w:val="00983418"/>
    <w:rsid w:val="009957E6"/>
    <w:rsid w:val="00996402"/>
    <w:rsid w:val="009A1AE6"/>
    <w:rsid w:val="009B3476"/>
    <w:rsid w:val="009B76F7"/>
    <w:rsid w:val="009C1B3E"/>
    <w:rsid w:val="009C4204"/>
    <w:rsid w:val="009E6294"/>
    <w:rsid w:val="00A17FEA"/>
    <w:rsid w:val="00A2789A"/>
    <w:rsid w:val="00A347AC"/>
    <w:rsid w:val="00A361A1"/>
    <w:rsid w:val="00A63BA4"/>
    <w:rsid w:val="00A772B0"/>
    <w:rsid w:val="00A800B8"/>
    <w:rsid w:val="00A801F3"/>
    <w:rsid w:val="00A83D1C"/>
    <w:rsid w:val="00A8423F"/>
    <w:rsid w:val="00A90FC5"/>
    <w:rsid w:val="00A963C6"/>
    <w:rsid w:val="00A97CB7"/>
    <w:rsid w:val="00AC32AE"/>
    <w:rsid w:val="00AE168D"/>
    <w:rsid w:val="00AE3AF7"/>
    <w:rsid w:val="00AF47E7"/>
    <w:rsid w:val="00AF580D"/>
    <w:rsid w:val="00AF79A5"/>
    <w:rsid w:val="00B01FAB"/>
    <w:rsid w:val="00B17215"/>
    <w:rsid w:val="00B23F36"/>
    <w:rsid w:val="00B3411F"/>
    <w:rsid w:val="00B41D83"/>
    <w:rsid w:val="00B4343B"/>
    <w:rsid w:val="00B457F7"/>
    <w:rsid w:val="00B60F9C"/>
    <w:rsid w:val="00B61E3D"/>
    <w:rsid w:val="00B6370D"/>
    <w:rsid w:val="00B74248"/>
    <w:rsid w:val="00B76FA4"/>
    <w:rsid w:val="00B77ECF"/>
    <w:rsid w:val="00B82376"/>
    <w:rsid w:val="00B8407B"/>
    <w:rsid w:val="00B864BB"/>
    <w:rsid w:val="00B871B4"/>
    <w:rsid w:val="00B90FE3"/>
    <w:rsid w:val="00BA6BEF"/>
    <w:rsid w:val="00BB257B"/>
    <w:rsid w:val="00BB29EA"/>
    <w:rsid w:val="00BB3E84"/>
    <w:rsid w:val="00BB5F78"/>
    <w:rsid w:val="00BB6D24"/>
    <w:rsid w:val="00BB7979"/>
    <w:rsid w:val="00BC4CE2"/>
    <w:rsid w:val="00BC53D1"/>
    <w:rsid w:val="00BD5003"/>
    <w:rsid w:val="00BE5923"/>
    <w:rsid w:val="00BF5AAC"/>
    <w:rsid w:val="00BF6AEF"/>
    <w:rsid w:val="00C01191"/>
    <w:rsid w:val="00C057D1"/>
    <w:rsid w:val="00C10827"/>
    <w:rsid w:val="00C11608"/>
    <w:rsid w:val="00C165F3"/>
    <w:rsid w:val="00C26F82"/>
    <w:rsid w:val="00C3698A"/>
    <w:rsid w:val="00C5145B"/>
    <w:rsid w:val="00C54A4E"/>
    <w:rsid w:val="00C63B17"/>
    <w:rsid w:val="00C64BFB"/>
    <w:rsid w:val="00C72A42"/>
    <w:rsid w:val="00C73078"/>
    <w:rsid w:val="00C8443E"/>
    <w:rsid w:val="00C86B15"/>
    <w:rsid w:val="00C8769B"/>
    <w:rsid w:val="00C9289C"/>
    <w:rsid w:val="00CA092A"/>
    <w:rsid w:val="00CA1D50"/>
    <w:rsid w:val="00CB7F69"/>
    <w:rsid w:val="00CC4042"/>
    <w:rsid w:val="00CD1D64"/>
    <w:rsid w:val="00CE043A"/>
    <w:rsid w:val="00CE0BE2"/>
    <w:rsid w:val="00CE4739"/>
    <w:rsid w:val="00CE7D2E"/>
    <w:rsid w:val="00D1226A"/>
    <w:rsid w:val="00D27EEE"/>
    <w:rsid w:val="00D51539"/>
    <w:rsid w:val="00D53D13"/>
    <w:rsid w:val="00D57BBB"/>
    <w:rsid w:val="00D77574"/>
    <w:rsid w:val="00D85AE8"/>
    <w:rsid w:val="00DA0DB9"/>
    <w:rsid w:val="00DA26EF"/>
    <w:rsid w:val="00DA2DB9"/>
    <w:rsid w:val="00DB0736"/>
    <w:rsid w:val="00DB13F4"/>
    <w:rsid w:val="00DB744D"/>
    <w:rsid w:val="00DC37EC"/>
    <w:rsid w:val="00DC6EFE"/>
    <w:rsid w:val="00DC7812"/>
    <w:rsid w:val="00DC7FAD"/>
    <w:rsid w:val="00DD3E88"/>
    <w:rsid w:val="00DD78D9"/>
    <w:rsid w:val="00DE2905"/>
    <w:rsid w:val="00DE5BB0"/>
    <w:rsid w:val="00DE6CEC"/>
    <w:rsid w:val="00DF5010"/>
    <w:rsid w:val="00E03052"/>
    <w:rsid w:val="00E04B65"/>
    <w:rsid w:val="00E3455D"/>
    <w:rsid w:val="00E4013D"/>
    <w:rsid w:val="00E420CA"/>
    <w:rsid w:val="00E44012"/>
    <w:rsid w:val="00E515D4"/>
    <w:rsid w:val="00E526E6"/>
    <w:rsid w:val="00E55772"/>
    <w:rsid w:val="00E67A72"/>
    <w:rsid w:val="00E73FF9"/>
    <w:rsid w:val="00E8299F"/>
    <w:rsid w:val="00E85C03"/>
    <w:rsid w:val="00E978FA"/>
    <w:rsid w:val="00EA0197"/>
    <w:rsid w:val="00EA2C25"/>
    <w:rsid w:val="00EA7D22"/>
    <w:rsid w:val="00EB37C8"/>
    <w:rsid w:val="00EC4231"/>
    <w:rsid w:val="00ED18B2"/>
    <w:rsid w:val="00ED2933"/>
    <w:rsid w:val="00EE09B2"/>
    <w:rsid w:val="00EE1EC1"/>
    <w:rsid w:val="00EF4747"/>
    <w:rsid w:val="00F00EC6"/>
    <w:rsid w:val="00F013ED"/>
    <w:rsid w:val="00F0615D"/>
    <w:rsid w:val="00F0681A"/>
    <w:rsid w:val="00F1471F"/>
    <w:rsid w:val="00F23359"/>
    <w:rsid w:val="00F24A23"/>
    <w:rsid w:val="00F26BA5"/>
    <w:rsid w:val="00F3654E"/>
    <w:rsid w:val="00F42879"/>
    <w:rsid w:val="00F47E2A"/>
    <w:rsid w:val="00F65E1A"/>
    <w:rsid w:val="00F74FB5"/>
    <w:rsid w:val="00F759FC"/>
    <w:rsid w:val="00F9507E"/>
    <w:rsid w:val="00FA34DD"/>
    <w:rsid w:val="00FA58ED"/>
    <w:rsid w:val="00FC50B9"/>
    <w:rsid w:val="00FC652C"/>
    <w:rsid w:val="00FD279C"/>
    <w:rsid w:val="00FD2EDA"/>
    <w:rsid w:val="00FD5625"/>
    <w:rsid w:val="00FE4A42"/>
    <w:rsid w:val="09516767"/>
    <w:rsid w:val="0CE85D7C"/>
    <w:rsid w:val="0D544A04"/>
    <w:rsid w:val="131F2348"/>
    <w:rsid w:val="16495933"/>
    <w:rsid w:val="19C033B4"/>
    <w:rsid w:val="1E7505CF"/>
    <w:rsid w:val="23E93BCE"/>
    <w:rsid w:val="2BAB5868"/>
    <w:rsid w:val="2D8E2112"/>
    <w:rsid w:val="344C2B03"/>
    <w:rsid w:val="3F052CF0"/>
    <w:rsid w:val="44184416"/>
    <w:rsid w:val="47E26E78"/>
    <w:rsid w:val="498700F0"/>
    <w:rsid w:val="4AB00BAE"/>
    <w:rsid w:val="4F0A381F"/>
    <w:rsid w:val="4F2D2774"/>
    <w:rsid w:val="522D0130"/>
    <w:rsid w:val="59FA6094"/>
    <w:rsid w:val="603B3912"/>
    <w:rsid w:val="644B698D"/>
    <w:rsid w:val="64872294"/>
    <w:rsid w:val="694D4CDC"/>
    <w:rsid w:val="799D7FBE"/>
    <w:rsid w:val="7BDE6242"/>
    <w:rsid w:val="7D064FF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4"/>
    <w:qFormat/>
    <w:uiPriority w:val="9"/>
    <w:pPr>
      <w:keepNext/>
      <w:keepLines/>
      <w:spacing w:before="340" w:after="330" w:line="578" w:lineRule="auto"/>
      <w:outlineLvl w:val="0"/>
    </w:pPr>
    <w:rPr>
      <w:b/>
      <w:bCs/>
      <w:kern w:val="44"/>
      <w:sz w:val="44"/>
      <w:szCs w:val="44"/>
    </w:rPr>
  </w:style>
  <w:style w:type="paragraph" w:styleId="3">
    <w:name w:val="heading 2"/>
    <w:next w:val="1"/>
    <w:qFormat/>
    <w:uiPriority w:val="0"/>
    <w:pPr>
      <w:keepNext/>
      <w:keepLines/>
      <w:widowControl w:val="0"/>
      <w:spacing w:before="50" w:beforeLines="50" w:after="50" w:afterLines="50"/>
      <w:outlineLvl w:val="1"/>
    </w:pPr>
    <w:rPr>
      <w:rFonts w:ascii="Times New Roman" w:hAnsi="Times New Roman" w:eastAsia="黑体" w:cs="Times New Roman"/>
      <w:bCs/>
      <w:kern w:val="2"/>
      <w:sz w:val="28"/>
      <w:szCs w:val="28"/>
      <w:lang w:val="en-US" w:eastAsia="zh-CN" w:bidi="ar-SA"/>
    </w:rPr>
  </w:style>
  <w:style w:type="paragraph" w:styleId="4">
    <w:name w:val="heading 3"/>
    <w:next w:val="1"/>
    <w:unhideWhenUsed/>
    <w:qFormat/>
    <w:uiPriority w:val="9"/>
    <w:pPr>
      <w:keepNext/>
      <w:keepLines/>
      <w:spacing w:beforeLines="50" w:afterLines="50"/>
      <w:outlineLvl w:val="2"/>
    </w:pPr>
    <w:rPr>
      <w:rFonts w:ascii="Times New Roman" w:hAnsi="Times New Roman" w:eastAsia="黑体" w:cstheme="minorBidi"/>
      <w:bCs/>
      <w:kern w:val="2"/>
      <w:sz w:val="24"/>
      <w:szCs w:val="32"/>
      <w:lang w:val="en-US" w:eastAsia="zh-CN" w:bidi="ar-SA"/>
    </w:rPr>
  </w:style>
  <w:style w:type="paragraph" w:styleId="5">
    <w:name w:val="heading 4"/>
    <w:next w:val="1"/>
    <w:unhideWhenUsed/>
    <w:qFormat/>
    <w:uiPriority w:val="9"/>
    <w:pPr>
      <w:keepNext/>
      <w:keepLines/>
      <w:spacing w:beforeLines="50" w:afterLines="50"/>
      <w:outlineLvl w:val="3"/>
    </w:pPr>
    <w:rPr>
      <w:rFonts w:ascii="Times New Roman" w:hAnsi="Times New Roman" w:eastAsia="黑体" w:cstheme="majorBidi"/>
      <w:bCs/>
      <w:kern w:val="2"/>
      <w:sz w:val="24"/>
      <w:szCs w:val="28"/>
      <w:lang w:val="en-US" w:eastAsia="zh-CN" w:bidi="ar-SA"/>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next w:val="1"/>
    <w:unhideWhenUsed/>
    <w:qFormat/>
    <w:uiPriority w:val="35"/>
    <w:pPr>
      <w:spacing w:line="460" w:lineRule="exact"/>
      <w:jc w:val="center"/>
    </w:pPr>
    <w:rPr>
      <w:rFonts w:ascii="Times New Roman" w:hAnsi="Times New Roman" w:eastAsia="宋体" w:cstheme="majorBidi"/>
      <w:kern w:val="2"/>
      <w:sz w:val="21"/>
      <w:lang w:val="en-US" w:eastAsia="zh-CN" w:bidi="ar-SA"/>
    </w:rPr>
  </w:style>
  <w:style w:type="paragraph" w:styleId="7">
    <w:name w:val="annotation text"/>
    <w:basedOn w:val="1"/>
    <w:link w:val="23"/>
    <w:unhideWhenUsed/>
    <w:qFormat/>
    <w:uiPriority w:val="99"/>
    <w:pPr>
      <w:jc w:val="left"/>
    </w:pPr>
  </w:style>
  <w:style w:type="paragraph" w:styleId="8">
    <w:name w:val="toc 3"/>
    <w:basedOn w:val="1"/>
    <w:next w:val="1"/>
    <w:autoRedefine/>
    <w:unhideWhenUsed/>
    <w:qFormat/>
    <w:uiPriority w:val="39"/>
    <w:pPr>
      <w:tabs>
        <w:tab w:val="right" w:leader="dot" w:pos="8296"/>
      </w:tabs>
      <w:spacing w:line="360" w:lineRule="auto"/>
      <w:jc w:val="center"/>
    </w:pPr>
  </w:style>
  <w:style w:type="paragraph" w:styleId="9">
    <w:name w:val="Balloon Text"/>
    <w:basedOn w:val="1"/>
    <w:link w:val="22"/>
    <w:semiHidden/>
    <w:unhideWhenUsed/>
    <w:qFormat/>
    <w:uiPriority w:val="99"/>
    <w:rPr>
      <w:sz w:val="18"/>
      <w:szCs w:val="18"/>
    </w:r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spacing w:line="360" w:lineRule="auto"/>
      <w:jc w:val="left"/>
    </w:pPr>
    <w:rPr>
      <w:rFonts w:eastAsia="黑体" w:cs="黑体"/>
      <w:sz w:val="32"/>
    </w:rPr>
  </w:style>
  <w:style w:type="paragraph" w:styleId="13">
    <w:name w:val="toc 2"/>
    <w:basedOn w:val="1"/>
    <w:next w:val="1"/>
    <w:autoRedefine/>
    <w:unhideWhenUsed/>
    <w:qFormat/>
    <w:uiPriority w:val="39"/>
    <w:pPr>
      <w:tabs>
        <w:tab w:val="right" w:leader="dot" w:pos="8296"/>
      </w:tabs>
      <w:spacing w:line="360" w:lineRule="auto"/>
      <w:jc w:val="center"/>
    </w:pPr>
    <w:rPr>
      <w:sz w:val="24"/>
    </w:rPr>
  </w:style>
  <w:style w:type="paragraph" w:styleId="14">
    <w:name w:val="annotation subject"/>
    <w:basedOn w:val="7"/>
    <w:next w:val="7"/>
    <w:link w:val="24"/>
    <w:semiHidden/>
    <w:unhideWhenUsed/>
    <w:qFormat/>
    <w:uiPriority w:val="99"/>
    <w:rPr>
      <w:b/>
      <w:bCs/>
    </w:rPr>
  </w:style>
  <w:style w:type="table" w:styleId="16">
    <w:name w:val="Table Grid"/>
    <w:basedOn w:val="15"/>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000FF"/>
      <w:u w:val="single"/>
    </w:rPr>
  </w:style>
  <w:style w:type="character" w:styleId="19">
    <w:name w:val="annotation reference"/>
    <w:basedOn w:val="17"/>
    <w:semiHidden/>
    <w:unhideWhenUsed/>
    <w:qFormat/>
    <w:uiPriority w:val="99"/>
    <w:rPr>
      <w:sz w:val="21"/>
      <w:szCs w:val="21"/>
    </w:rPr>
  </w:style>
  <w:style w:type="character" w:customStyle="1" w:styleId="20">
    <w:name w:val="页眉 字符"/>
    <w:basedOn w:val="17"/>
    <w:link w:val="11"/>
    <w:qFormat/>
    <w:uiPriority w:val="99"/>
    <w:rPr>
      <w:rFonts w:ascii="Times New Roman" w:hAnsi="Times New Roman" w:eastAsia="宋体" w:cs="Times New Roman"/>
      <w:kern w:val="2"/>
      <w:sz w:val="18"/>
      <w:szCs w:val="18"/>
    </w:rPr>
  </w:style>
  <w:style w:type="character" w:customStyle="1" w:styleId="21">
    <w:name w:val="页脚 字符"/>
    <w:basedOn w:val="17"/>
    <w:link w:val="10"/>
    <w:qFormat/>
    <w:uiPriority w:val="99"/>
    <w:rPr>
      <w:rFonts w:ascii="Times New Roman" w:hAnsi="Times New Roman" w:eastAsia="宋体" w:cs="Times New Roman"/>
      <w:kern w:val="2"/>
      <w:sz w:val="18"/>
      <w:szCs w:val="18"/>
    </w:rPr>
  </w:style>
  <w:style w:type="character" w:customStyle="1" w:styleId="22">
    <w:name w:val="批注框文本 字符"/>
    <w:basedOn w:val="17"/>
    <w:link w:val="9"/>
    <w:semiHidden/>
    <w:qFormat/>
    <w:uiPriority w:val="99"/>
    <w:rPr>
      <w:rFonts w:ascii="Times New Roman" w:hAnsi="Times New Roman" w:eastAsia="宋体" w:cs="Times New Roman"/>
      <w:kern w:val="2"/>
      <w:sz w:val="18"/>
      <w:szCs w:val="18"/>
    </w:rPr>
  </w:style>
  <w:style w:type="character" w:customStyle="1" w:styleId="23">
    <w:name w:val="批注文字 字符"/>
    <w:basedOn w:val="17"/>
    <w:link w:val="7"/>
    <w:qFormat/>
    <w:uiPriority w:val="99"/>
    <w:rPr>
      <w:rFonts w:ascii="Times New Roman" w:hAnsi="Times New Roman" w:eastAsia="宋体" w:cs="Times New Roman"/>
      <w:szCs w:val="24"/>
    </w:rPr>
  </w:style>
  <w:style w:type="character" w:customStyle="1" w:styleId="24">
    <w:name w:val="批注主题 字符"/>
    <w:basedOn w:val="23"/>
    <w:link w:val="14"/>
    <w:semiHidden/>
    <w:qFormat/>
    <w:uiPriority w:val="99"/>
    <w:rPr>
      <w:rFonts w:ascii="Times New Roman" w:hAnsi="Times New Roman" w:eastAsia="宋体" w:cs="Times New Roman"/>
      <w:b/>
      <w:bCs/>
      <w:kern w:val="2"/>
      <w:sz w:val="21"/>
      <w:szCs w:val="24"/>
    </w:rPr>
  </w:style>
  <w:style w:type="paragraph" w:customStyle="1" w:styleId="25">
    <w:name w:val="修订1"/>
    <w:hidden/>
    <w:semiHidden/>
    <w:qFormat/>
    <w:uiPriority w:val="99"/>
    <w:rPr>
      <w:rFonts w:ascii="Times New Roman" w:hAnsi="Times New Roman" w:eastAsia="宋体" w:cs="Times New Roman"/>
      <w:kern w:val="2"/>
      <w:sz w:val="21"/>
      <w:szCs w:val="24"/>
      <w:lang w:val="en-US" w:eastAsia="zh-CN" w:bidi="ar-SA"/>
    </w:rPr>
  </w:style>
  <w:style w:type="character" w:styleId="26">
    <w:name w:val="Placeholder Text"/>
    <w:basedOn w:val="17"/>
    <w:semiHidden/>
    <w:qFormat/>
    <w:uiPriority w:val="99"/>
    <w:rPr>
      <w:color w:val="808080"/>
    </w:rPr>
  </w:style>
  <w:style w:type="paragraph" w:customStyle="1" w:styleId="27">
    <w:name w:val="论文中空行"/>
    <w:autoRedefine/>
    <w:qFormat/>
    <w:uiPriority w:val="0"/>
    <w:pPr>
      <w:widowControl w:val="0"/>
      <w:jc w:val="center"/>
    </w:pPr>
    <w:rPr>
      <w:rFonts w:hint="eastAsia" w:ascii="宋体" w:hAnsi="宋体" w:eastAsia="宋体" w:cs="宋体"/>
      <w:b/>
      <w:bCs/>
      <w:kern w:val="2"/>
      <w:sz w:val="24"/>
      <w:szCs w:val="24"/>
      <w:lang w:val="en-US" w:eastAsia="zh-CN" w:bidi="ar-SA"/>
    </w:rPr>
  </w:style>
  <w:style w:type="paragraph" w:customStyle="1" w:styleId="28">
    <w:name w:val="内标题"/>
    <w:autoRedefine/>
    <w:qFormat/>
    <w:uiPriority w:val="0"/>
    <w:pPr>
      <w:widowControl w:val="0"/>
      <w:spacing w:before="100" w:beforeLines="100" w:after="100" w:afterLines="100" w:line="640" w:lineRule="exact"/>
      <w:jc w:val="center"/>
    </w:pPr>
    <w:rPr>
      <w:rFonts w:ascii="Times New Roman" w:hAnsi="Times New Roman" w:eastAsia="黑体" w:cs="Times New Roman"/>
      <w:bCs/>
      <w:kern w:val="2"/>
      <w:sz w:val="44"/>
      <w:szCs w:val="44"/>
      <w:lang w:val="en-US" w:eastAsia="zh-CN" w:bidi="ar-SA"/>
    </w:rPr>
  </w:style>
  <w:style w:type="paragraph" w:customStyle="1" w:styleId="29">
    <w:name w:val="内封皮信息"/>
    <w:autoRedefine/>
    <w:qFormat/>
    <w:uiPriority w:val="0"/>
    <w:pPr>
      <w:widowControl w:val="0"/>
    </w:pPr>
    <w:rPr>
      <w:rFonts w:ascii="Times New Roman" w:hAnsi="Times New Roman" w:cs="Times New Roman" w:eastAsiaTheme="minorEastAsia"/>
      <w:kern w:val="2"/>
      <w:sz w:val="30"/>
      <w:szCs w:val="30"/>
      <w:lang w:val="en-US" w:eastAsia="zh-CN" w:bidi="ar-SA"/>
    </w:rPr>
  </w:style>
  <w:style w:type="paragraph" w:customStyle="1" w:styleId="30">
    <w:name w:val="A论文正文"/>
    <w:qFormat/>
    <w:uiPriority w:val="0"/>
    <w:pPr>
      <w:spacing w:line="460" w:lineRule="exact"/>
      <w:ind w:firstLine="200" w:firstLineChars="200"/>
      <w:jc w:val="both"/>
    </w:pPr>
    <w:rPr>
      <w:rFonts w:ascii="Times New Roman" w:hAnsi="Times New Roman" w:eastAsia="宋体" w:cs="Times New Roman"/>
      <w:bCs/>
      <w:kern w:val="11"/>
      <w:sz w:val="24"/>
      <w:szCs w:val="24"/>
      <w:lang w:val="en-US" w:eastAsia="zh-CN" w:bidi="ar-SA"/>
    </w:rPr>
  </w:style>
  <w:style w:type="character" w:customStyle="1" w:styleId="31">
    <w:name w:val="论文正文 Char"/>
    <w:link w:val="32"/>
    <w:qFormat/>
    <w:uiPriority w:val="0"/>
    <w:rPr>
      <w:rFonts w:ascii="Times New Roman" w:hAnsi="Times New Roman" w:eastAsia="宋体" w:cs="Times New Roman"/>
      <w:kern w:val="2"/>
      <w:sz w:val="24"/>
      <w:szCs w:val="24"/>
      <w:lang w:val="en-US" w:eastAsia="zh-CN" w:bidi="ar-SA"/>
    </w:rPr>
  </w:style>
  <w:style w:type="paragraph" w:customStyle="1" w:styleId="32">
    <w:name w:val="论文正文"/>
    <w:link w:val="31"/>
    <w:qFormat/>
    <w:uiPriority w:val="0"/>
    <w:pPr>
      <w:widowControl w:val="0"/>
      <w:spacing w:line="460" w:lineRule="exact"/>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33">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34">
    <w:name w:val="标题 1 字符"/>
    <w:basedOn w:val="17"/>
    <w:link w:val="2"/>
    <w:qFormat/>
    <w:uiPriority w:val="9"/>
    <w:rPr>
      <w:rFonts w:ascii="Times New Roman" w:hAnsi="Times New Roman" w:eastAsia="宋体" w:cs="Times New Roman"/>
      <w:b/>
      <w:bCs/>
      <w:kern w:val="44"/>
      <w:sz w:val="44"/>
      <w:szCs w:val="44"/>
    </w:rPr>
  </w:style>
  <w:style w:type="paragraph" w:styleId="35">
    <w:name w:val="List Paragraph"/>
    <w:basedOn w:val="1"/>
    <w:qFormat/>
    <w:uiPriority w:val="34"/>
    <w:pPr>
      <w:ind w:firstLine="420" w:firstLineChars="200"/>
    </w:pPr>
  </w:style>
  <w:style w:type="table" w:customStyle="1" w:styleId="36">
    <w:name w:val="三线表"/>
    <w:basedOn w:val="15"/>
    <w:qFormat/>
    <w:uiPriority w:val="99"/>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character" w:customStyle="1" w:styleId="37">
    <w:name w:val="datatitle1"/>
    <w:qFormat/>
    <w:uiPriority w:val="0"/>
    <w:rPr>
      <w:b/>
      <w:bCs/>
      <w:color w:val="10619F"/>
      <w:sz w:val="21"/>
      <w:szCs w:val="21"/>
    </w:rPr>
  </w:style>
  <w:style w:type="paragraph" w:customStyle="1" w:styleId="38">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8" Type="http://schemas.microsoft.com/office/2011/relationships/people" Target="people.xml"/><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jpeg"/><Relationship Id="rId42" Type="http://schemas.openxmlformats.org/officeDocument/2006/relationships/image" Target="media/image2.png"/><Relationship Id="rId41" Type="http://schemas.openxmlformats.org/officeDocument/2006/relationships/image" Target="media/image1.jpeg"/><Relationship Id="rId40" Type="http://schemas.openxmlformats.org/officeDocument/2006/relationships/theme" Target="theme/theme1.xml"/><Relationship Id="rId4" Type="http://schemas.microsoft.com/office/2011/relationships/commentsExtended" Target="commentsExtended.xml"/><Relationship Id="rId39" Type="http://schemas.openxmlformats.org/officeDocument/2006/relationships/footer" Target="footer17.xml"/><Relationship Id="rId38" Type="http://schemas.openxmlformats.org/officeDocument/2006/relationships/header" Target="header18.xml"/><Relationship Id="rId37" Type="http://schemas.openxmlformats.org/officeDocument/2006/relationships/footer" Target="footer16.xml"/><Relationship Id="rId36" Type="http://schemas.openxmlformats.org/officeDocument/2006/relationships/header" Target="header17.xml"/><Relationship Id="rId35" Type="http://schemas.openxmlformats.org/officeDocument/2006/relationships/footer" Target="footer15.xml"/><Relationship Id="rId34" Type="http://schemas.openxmlformats.org/officeDocument/2006/relationships/header" Target="header16.xml"/><Relationship Id="rId33" Type="http://schemas.openxmlformats.org/officeDocument/2006/relationships/footer" Target="footer14.xml"/><Relationship Id="rId32" Type="http://schemas.openxmlformats.org/officeDocument/2006/relationships/header" Target="header15.xml"/><Relationship Id="rId31" Type="http://schemas.openxmlformats.org/officeDocument/2006/relationships/footer" Target="footer13.xml"/><Relationship Id="rId30" Type="http://schemas.openxmlformats.org/officeDocument/2006/relationships/header" Target="header14.xml"/><Relationship Id="rId3" Type="http://schemas.openxmlformats.org/officeDocument/2006/relationships/comments" Target="comments.xml"/><Relationship Id="rId29" Type="http://schemas.openxmlformats.org/officeDocument/2006/relationships/footer" Target="footer12.xml"/><Relationship Id="rId28" Type="http://schemas.openxmlformats.org/officeDocument/2006/relationships/header" Target="header13.xml"/><Relationship Id="rId27" Type="http://schemas.openxmlformats.org/officeDocument/2006/relationships/footer" Target="footer11.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footer" Target="footer9.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214DBF-CC20-406C-B006-0410A5095BF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40</Pages>
  <Words>7090</Words>
  <Characters>8259</Characters>
  <Lines>151</Lines>
  <Paragraphs>42</Paragraphs>
  <TotalTime>10</TotalTime>
  <ScaleCrop>false</ScaleCrop>
  <LinksUpToDate>false</LinksUpToDate>
  <CharactersWithSpaces>9122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2025-04-30T08:50:00Z</dcterms:created>
  <dc:creator>胡志远</dc:creator>
  <cp:lastModifiedBy>陈紫瑶</cp:lastModifiedBy>
  <cp:lastPrinted>2020-11-03T08:06:00Z</cp:lastPrinted>
  <dcterms:modified xsi:type="dcterms:W3CDTF">2026-01-04T08:37:19Z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C0ABF966AD534D188DAB111898045FE3_13</vt:lpwstr>
  </property>
  <property fmtid="{D5CDD505-2E9C-101B-9397-08002B2CF9AE}" pid="4" name="KSOTemplateDocerSaveRecord">
    <vt:lpwstr>eyJoZGlkIjoiZjcwY2MzZmE4YzM4NjNlMjJmZTFjZjE5OGEyYTBhNmMiLCJ1c2VySWQiOiIzMjA3NDcyMTgifQ==</vt:lpwstr>
  </property>
</Properties>
</file>